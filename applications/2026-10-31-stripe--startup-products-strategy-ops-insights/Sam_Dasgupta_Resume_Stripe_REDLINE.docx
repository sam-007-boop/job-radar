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4D41" w14:textId="77777777" w:rsidR="00A648CD" w:rsidRDefault="00000000">
      <w:pPr>
        <w:pStyle w:val="Title"/>
      </w:pPr>
      <w:r>
        <w:rPr>
          <w:spacing w:val="-12"/>
        </w:rPr>
        <w:t>SAM</w:t>
      </w:r>
      <w:r>
        <w:t xml:space="preserve"> </w:t>
      </w:r>
      <w:r>
        <w:rPr>
          <w:spacing w:val="-2"/>
        </w:rPr>
        <w:t>DASGUPTA</w:t>
      </w:r>
    </w:p>
    <w:p w14:paraId="09D89F5E" w14:textId="77777777" w:rsidR="00A648CD" w:rsidRDefault="00000000">
      <w:pPr>
        <w:pStyle w:val="BodyText"/>
        <w:spacing w:before="21"/>
        <w:ind w:left="2436" w:firstLine="0"/>
      </w:pPr>
      <w:r>
        <w:t>New</w:t>
      </w:r>
      <w:r>
        <w:rPr>
          <w:spacing w:val="-5"/>
        </w:rPr>
        <w:t xml:space="preserve"> </w:t>
      </w:r>
      <w:r>
        <w:t>York,</w:t>
      </w:r>
      <w:r>
        <w:rPr>
          <w:spacing w:val="-5"/>
        </w:rPr>
        <w:t xml:space="preserve"> </w:t>
      </w:r>
      <w:r>
        <w:t>NY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201-705-9910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A648CD">
          <w:t>samudra.dasgupta@fordham.edu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>
        <w:r w:rsidR="00A648CD">
          <w:rPr>
            <w:spacing w:val="-2"/>
          </w:rPr>
          <w:t>www.linkedin.com/in/samudradasg/</w:t>
        </w:r>
      </w:hyperlink>
    </w:p>
    <w:p w14:paraId="56668A13" w14:textId="77777777" w:rsidR="00A648CD" w:rsidRDefault="00000000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BBA89C" wp14:editId="6A4057DD">
                <wp:simplePos x="0" y="0"/>
                <wp:positionH relativeFrom="page">
                  <wp:posOffset>438912</wp:posOffset>
                </wp:positionH>
                <wp:positionV relativeFrom="paragraph">
                  <wp:posOffset>322036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28E41" id="Graphic 1" o:spid="_x0000_s1026" style="position:absolute;margin-left:34.55pt;margin-top:25.3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GE0op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36CBEC32" w14:textId="77777777" w:rsidR="00A648CD" w:rsidRDefault="00000000">
      <w:pPr>
        <w:tabs>
          <w:tab w:val="left" w:pos="9904"/>
        </w:tabs>
        <w:ind w:left="360"/>
        <w:rPr>
          <w:sz w:val="21"/>
        </w:rPr>
      </w:pPr>
      <w:r>
        <w:rPr>
          <w:b/>
          <w:sz w:val="21"/>
        </w:rPr>
        <w:t>FORDHAM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UNIVERSITY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GABELLI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SCHOOL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BUSINESS</w:t>
      </w:r>
      <w:r>
        <w:rPr>
          <w:b/>
          <w:sz w:val="21"/>
        </w:rPr>
        <w:tab/>
      </w:r>
      <w:r>
        <w:rPr>
          <w:spacing w:val="-2"/>
          <w:sz w:val="21"/>
        </w:rPr>
        <w:t>New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York,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NY</w:t>
      </w:r>
    </w:p>
    <w:p w14:paraId="48310637" w14:textId="1C40D05A" w:rsidR="00A648CD" w:rsidRDefault="00000000">
      <w:pPr>
        <w:tabs>
          <w:tab w:val="right" w:pos="11147"/>
        </w:tabs>
        <w:spacing w:before="9"/>
        <w:ind w:left="360"/>
        <w:rPr>
          <w:sz w:val="21"/>
        </w:rPr>
      </w:pPr>
      <w:r>
        <w:rPr>
          <w:b/>
          <w:spacing w:val="-2"/>
          <w:sz w:val="21"/>
        </w:rPr>
        <w:t>MBA</w:t>
      </w:r>
      <w:r w:rsidR="0042674F">
        <w:rPr>
          <w:b/>
          <w:spacing w:val="-2"/>
          <w:sz w:val="21"/>
        </w:rPr>
        <w:t xml:space="preserve"> </w:t>
      </w:r>
      <w:r>
        <w:rPr>
          <w:spacing w:val="-2"/>
          <w:sz w:val="21"/>
        </w:rPr>
        <w:t>(STEM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Designation)</w:t>
      </w:r>
      <w:r>
        <w:rPr>
          <w:sz w:val="21"/>
        </w:rPr>
        <w:tab/>
      </w:r>
      <w:r>
        <w:rPr>
          <w:spacing w:val="-4"/>
          <w:sz w:val="21"/>
        </w:rPr>
        <w:t xml:space="preserve">2025 </w:t>
      </w:r>
      <w:r>
        <w:rPr>
          <w:sz w:val="21"/>
        </w:rPr>
        <w:t xml:space="preserve">- </w:t>
      </w:r>
      <w:r>
        <w:rPr>
          <w:spacing w:val="-4"/>
          <w:sz w:val="21"/>
        </w:rPr>
        <w:t>2027</w:t>
      </w:r>
    </w:p>
    <w:p w14:paraId="1BC853D5" w14:textId="2BB252F8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sz w:val="21"/>
        </w:rPr>
      </w:pPr>
      <w:r>
        <w:rPr>
          <w:b/>
          <w:spacing w:val="-4"/>
          <w:sz w:val="21"/>
        </w:rPr>
        <w:t>Relevant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Coursework:</w:t>
      </w:r>
      <w:r>
        <w:rPr>
          <w:b/>
          <w:spacing w:val="-1"/>
          <w:sz w:val="21"/>
        </w:rPr>
        <w:t xml:space="preserve"> </w:t>
      </w:r>
      <w:r w:rsidR="0042674F">
        <w:rPr>
          <w:spacing w:val="-4"/>
          <w:sz w:val="21"/>
        </w:rPr>
        <w:t>Data Analytics</w:t>
      </w:r>
      <w:r>
        <w:rPr>
          <w:spacing w:val="-4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Corporate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Finance,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Accounting</w:t>
      </w:r>
    </w:p>
    <w:p w14:paraId="6F44E2C6" w14:textId="77777777" w:rsidR="00A648CD" w:rsidRDefault="00000000">
      <w:pPr>
        <w:tabs>
          <w:tab w:val="left" w:pos="10000"/>
        </w:tabs>
        <w:spacing w:before="196" w:line="240" w:lineRule="exact"/>
        <w:ind w:left="360"/>
        <w:rPr>
          <w:sz w:val="21"/>
        </w:rPr>
      </w:pPr>
      <w:r>
        <w:rPr>
          <w:b/>
          <w:sz w:val="21"/>
        </w:rPr>
        <w:t>CHRIST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r>
        <w:rPr>
          <w:spacing w:val="-6"/>
          <w:sz w:val="21"/>
        </w:rPr>
        <w:t>Bangalore,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IN</w:t>
      </w:r>
    </w:p>
    <w:p w14:paraId="40BCC250" w14:textId="77777777" w:rsidR="00A648CD" w:rsidRDefault="00000000">
      <w:pPr>
        <w:tabs>
          <w:tab w:val="right" w:pos="11121"/>
        </w:tabs>
        <w:spacing w:line="240" w:lineRule="exact"/>
        <w:ind w:left="360"/>
        <w:rPr>
          <w:sz w:val="21"/>
        </w:rPr>
      </w:pPr>
      <w:r>
        <w:rPr>
          <w:b/>
          <w:spacing w:val="-2"/>
          <w:sz w:val="21"/>
        </w:rPr>
        <w:t>B.Com,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International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Finance</w:t>
      </w:r>
      <w:r>
        <w:rPr>
          <w:b/>
          <w:sz w:val="21"/>
        </w:rPr>
        <w:tab/>
      </w:r>
      <w:r>
        <w:rPr>
          <w:spacing w:val="-4"/>
          <w:sz w:val="21"/>
        </w:rPr>
        <w:t xml:space="preserve">2016 </w:t>
      </w:r>
      <w:r>
        <w:rPr>
          <w:sz w:val="21"/>
        </w:rPr>
        <w:t xml:space="preserve">- </w:t>
      </w:r>
      <w:r>
        <w:rPr>
          <w:spacing w:val="-4"/>
          <w:sz w:val="21"/>
        </w:rPr>
        <w:t>2019</w:t>
      </w:r>
    </w:p>
    <w:p w14:paraId="24773E9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379"/>
        <w:rPr>
          <w:sz w:val="21"/>
        </w:rPr>
      </w:pPr>
      <w:r>
        <w:rPr>
          <w:b/>
          <w:sz w:val="21"/>
        </w:rPr>
        <w:t>Published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Paper: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Co-Author</w:t>
      </w:r>
      <w:r>
        <w:rPr>
          <w:spacing w:val="-13"/>
          <w:sz w:val="21"/>
        </w:rPr>
        <w:t xml:space="preserve"> </w:t>
      </w:r>
      <w:r>
        <w:rPr>
          <w:sz w:val="21"/>
        </w:rPr>
        <w:t>-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Journal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Emerging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Technologies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Innovative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Research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Buying</w:t>
      </w:r>
      <w:r>
        <w:rPr>
          <w:spacing w:val="-13"/>
          <w:sz w:val="21"/>
        </w:rPr>
        <w:t xml:space="preserve"> </w:t>
      </w:r>
      <w:r>
        <w:rPr>
          <w:sz w:val="21"/>
        </w:rPr>
        <w:t>decision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luxury</w:t>
      </w:r>
      <w:r>
        <w:rPr>
          <w:spacing w:val="-13"/>
          <w:sz w:val="21"/>
        </w:rPr>
        <w:t xml:space="preserve"> </w:t>
      </w:r>
      <w:r>
        <w:rPr>
          <w:sz w:val="21"/>
        </w:rPr>
        <w:t>goods in</w:t>
      </w:r>
      <w:r>
        <w:rPr>
          <w:spacing w:val="-14"/>
          <w:sz w:val="21"/>
        </w:rPr>
        <w:t xml:space="preserve"> </w:t>
      </w:r>
      <w:r>
        <w:rPr>
          <w:sz w:val="21"/>
        </w:rPr>
        <w:t>India: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study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undergraduate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researched</w:t>
      </w:r>
      <w:r>
        <w:rPr>
          <w:spacing w:val="-13"/>
          <w:sz w:val="21"/>
        </w:rPr>
        <w:t xml:space="preserve"> </w:t>
      </w:r>
      <w:r>
        <w:rPr>
          <w:sz w:val="21"/>
        </w:rPr>
        <w:t>sample</w:t>
      </w:r>
      <w:r>
        <w:rPr>
          <w:spacing w:val="-14"/>
          <w:sz w:val="21"/>
        </w:rPr>
        <w:t xml:space="preserve"> </w:t>
      </w:r>
      <w:r>
        <w:rPr>
          <w:sz w:val="21"/>
        </w:rPr>
        <w:t>size:</w:t>
      </w:r>
      <w:r>
        <w:rPr>
          <w:spacing w:val="-13"/>
          <w:sz w:val="21"/>
        </w:rPr>
        <w:t xml:space="preserve"> </w:t>
      </w:r>
      <w:r>
        <w:rPr>
          <w:sz w:val="21"/>
        </w:rPr>
        <w:t>1000+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February</w:t>
      </w:r>
      <w:r>
        <w:rPr>
          <w:spacing w:val="-13"/>
          <w:sz w:val="21"/>
        </w:rPr>
        <w:t xml:space="preserve"> </w:t>
      </w:r>
      <w:r>
        <w:rPr>
          <w:sz w:val="21"/>
        </w:rPr>
        <w:t>2019,</w:t>
      </w:r>
      <w:r>
        <w:rPr>
          <w:spacing w:val="-13"/>
          <w:sz w:val="21"/>
        </w:rPr>
        <w:t xml:space="preserve"> </w:t>
      </w:r>
      <w:r>
        <w:rPr>
          <w:sz w:val="21"/>
        </w:rPr>
        <w:t>Volume</w:t>
      </w:r>
      <w:r>
        <w:rPr>
          <w:spacing w:val="-13"/>
          <w:sz w:val="21"/>
        </w:rPr>
        <w:t xml:space="preserve"> </w:t>
      </w:r>
      <w:r>
        <w:rPr>
          <w:sz w:val="21"/>
        </w:rPr>
        <w:t>6,</w:t>
      </w:r>
      <w:r>
        <w:rPr>
          <w:spacing w:val="-13"/>
          <w:sz w:val="21"/>
        </w:rPr>
        <w:t xml:space="preserve"> </w:t>
      </w:r>
      <w:r>
        <w:rPr>
          <w:sz w:val="21"/>
        </w:rPr>
        <w:t>Issue</w:t>
      </w:r>
      <w:r>
        <w:rPr>
          <w:spacing w:val="-14"/>
          <w:sz w:val="21"/>
        </w:rPr>
        <w:t xml:space="preserve"> </w:t>
      </w:r>
      <w:r>
        <w:rPr>
          <w:sz w:val="21"/>
        </w:rPr>
        <w:t>2</w:t>
      </w:r>
    </w:p>
    <w:p w14:paraId="0DAA1F26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  <w:rPr>
          <w:sz w:val="21"/>
        </w:rPr>
      </w:pPr>
      <w:r>
        <w:rPr>
          <w:b/>
          <w:spacing w:val="-4"/>
          <w:sz w:val="21"/>
        </w:rPr>
        <w:t>Internship:</w:t>
      </w:r>
      <w:r>
        <w:rPr>
          <w:b/>
          <w:sz w:val="21"/>
        </w:rPr>
        <w:t xml:space="preserve"> </w:t>
      </w:r>
      <w:r>
        <w:rPr>
          <w:spacing w:val="-4"/>
          <w:sz w:val="21"/>
        </w:rPr>
        <w:t>Decision</w:t>
      </w:r>
      <w:r>
        <w:rPr>
          <w:sz w:val="21"/>
        </w:rPr>
        <w:t xml:space="preserve"> </w:t>
      </w:r>
      <w:r>
        <w:rPr>
          <w:spacing w:val="-4"/>
          <w:sz w:val="21"/>
        </w:rPr>
        <w:t>Scientist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extraction,</w:t>
      </w:r>
      <w:r>
        <w:rPr>
          <w:sz w:val="21"/>
        </w:rPr>
        <w:t xml:space="preserve"> </w:t>
      </w:r>
      <w:r>
        <w:rPr>
          <w:spacing w:val="-4"/>
          <w:sz w:val="21"/>
        </w:rPr>
        <w:t>resulting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saving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hours/week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z w:val="21"/>
        </w:rPr>
        <w:t xml:space="preserve"> </w:t>
      </w:r>
      <w:r>
        <w:rPr>
          <w:spacing w:val="-4"/>
          <w:sz w:val="21"/>
        </w:rPr>
        <w:t>diagnosis</w:t>
      </w:r>
    </w:p>
    <w:p w14:paraId="5279AFEC" w14:textId="77777777" w:rsidR="00A648CD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77A867" wp14:editId="26845F92">
                <wp:simplePos x="0" y="0"/>
                <wp:positionH relativeFrom="page">
                  <wp:posOffset>438912</wp:posOffset>
                </wp:positionH>
                <wp:positionV relativeFrom="paragraph">
                  <wp:posOffset>296065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C76B9" id="Graphic 2" o:spid="_x0000_s1026" style="position:absolute;margin-left:34.55pt;margin-top:23.3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7ZH4s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215ED6A4" w14:textId="2169157F" w:rsidR="00A648CD" w:rsidRDefault="0042674F">
      <w:pPr>
        <w:spacing w:line="226" w:lineRule="exact"/>
        <w:ind w:left="360"/>
        <w:rPr>
          <w:b/>
          <w:sz w:val="21"/>
        </w:rPr>
      </w:pPr>
      <w:r>
        <w:rPr>
          <w:b/>
          <w:spacing w:val="-2"/>
          <w:w w:val="105"/>
          <w:sz w:val="21"/>
        </w:rPr>
        <w:t>JPMORGAN ASSET MANAGEMENT</w:t>
      </w:r>
    </w:p>
    <w:p w14:paraId="4E5D0641" w14:textId="576A665A" w:rsidR="00A648CD" w:rsidRDefault="00000000">
      <w:pPr>
        <w:tabs>
          <w:tab w:val="left" w:pos="10149"/>
        </w:tabs>
        <w:spacing w:line="240" w:lineRule="exact"/>
        <w:ind w:left="360"/>
        <w:rPr>
          <w:sz w:val="21"/>
        </w:rPr>
      </w:pPr>
      <w:r>
        <w:rPr>
          <w:b/>
          <w:spacing w:val="-2"/>
          <w:w w:val="105"/>
          <w:sz w:val="21"/>
        </w:rPr>
        <w:t>Consultant</w:t>
      </w:r>
      <w:r>
        <w:rPr>
          <w:b/>
          <w:sz w:val="21"/>
        </w:rPr>
        <w:tab/>
      </w:r>
      <w:r>
        <w:rPr>
          <w:w w:val="105"/>
          <w:sz w:val="21"/>
        </w:rPr>
        <w:t>6/24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–</w:t>
      </w:r>
      <w:r>
        <w:rPr>
          <w:spacing w:val="-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6/25</w:t>
      </w:r>
    </w:p>
    <w:p w14:paraId="61C5B9B0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5" w:lineRule="auto"/>
        <w:ind w:right="1050"/>
        <w:rPr>
          <w:sz w:val="21"/>
        </w:rPr>
      </w:pPr>
      <w:del w:id="785262" w:author="Claude (tailored)" w:date="2026-10-31T11:14:58Z">
        <w:r>
          <w:rPr>
            <w:spacing w:val="-4"/>
            <w:sz w:val="21"/>
          </w:rPr>
          <w:delText>Developed</w:delText>
        </w:r>
        <w:r>
          <w:rPr>
            <w:spacing w:val="-5"/>
            <w:sz w:val="21"/>
          </w:rPr>
          <w:delText xml:space="preserve"> </w:delText>
        </w:r>
        <w:r>
          <w:rPr>
            <w:spacing w:val="-4"/>
            <w:sz w:val="21"/>
          </w:rPr>
          <w:delText>cross-platform</w:delText>
        </w:r>
        <w:r>
          <w:rPr>
            <w:spacing w:val="-5"/>
            <w:sz w:val="21"/>
          </w:rPr>
          <w:delText xml:space="preserve"> </w:delText>
        </w:r>
        <w:r>
          <w:rPr>
            <w:spacing w:val="-4"/>
            <w:sz w:val="21"/>
          </w:rPr>
          <w:delText>campaign analytics frameworks</w:delText>
        </w:r>
        <w:r>
          <w:rPr>
            <w:spacing w:val="-5"/>
            <w:sz w:val="21"/>
          </w:rPr>
          <w:delText xml:space="preserve"> </w:delText>
        </w:r>
        <w:r>
          <w:rPr>
            <w:spacing w:val="-4"/>
            <w:sz w:val="21"/>
          </w:rPr>
          <w:delText>to track</w:delText>
        </w:r>
        <w:r>
          <w:rPr>
            <w:spacing w:val="-5"/>
            <w:sz w:val="21"/>
          </w:rPr>
          <w:delText xml:space="preserve"> </w:delText>
        </w:r>
        <w:r>
          <w:rPr>
            <w:spacing w:val="-4"/>
            <w:sz w:val="21"/>
          </w:rPr>
          <w:delText>KPIs, achieving 135% increase in</w:delText>
        </w:r>
        <w:r>
          <w:rPr>
            <w:spacing w:val="-5"/>
            <w:sz w:val="21"/>
          </w:rPr>
          <w:delText xml:space="preserve"> </w:delText>
        </w:r>
        <w:r>
          <w:rPr>
            <w:spacing w:val="-4"/>
            <w:sz w:val="21"/>
          </w:rPr>
          <w:delText xml:space="preserve">engagements while </w:delText>
        </w:r>
        <w:r>
          <w:rPr>
            <w:sz w:val="21"/>
          </w:rPr>
          <w:delText>reducing</w:delText>
        </w:r>
        <w:r>
          <w:rPr>
            <w:spacing w:val="-5"/>
            <w:sz w:val="21"/>
          </w:rPr>
          <w:delText xml:space="preserve"> </w:delText>
        </w:r>
        <w:r>
          <w:rPr>
            <w:sz w:val="21"/>
          </w:rPr>
          <w:delText>media</w:delText>
        </w:r>
        <w:r>
          <w:rPr>
            <w:spacing w:val="-6"/>
            <w:sz w:val="21"/>
          </w:rPr>
          <w:delText xml:space="preserve"> </w:delText>
        </w:r>
        <w:r>
          <w:rPr>
            <w:sz w:val="21"/>
          </w:rPr>
          <w:delText>spend</w:delText>
        </w:r>
        <w:r>
          <w:rPr>
            <w:spacing w:val="-4"/>
            <w:sz w:val="21"/>
          </w:rPr>
          <w:delText xml:space="preserve"> </w:delText>
        </w:r>
        <w:r>
          <w:rPr>
            <w:sz w:val="21"/>
          </w:rPr>
          <w:delText>by</w:delText>
        </w:r>
        <w:r>
          <w:rPr>
            <w:spacing w:val="-4"/>
            <w:sz w:val="21"/>
          </w:rPr>
          <w:delText xml:space="preserve"> </w:delText>
        </w:r>
        <w:r>
          <w:rPr>
            <w:sz w:val="21"/>
          </w:rPr>
          <w:delText>up</w:delText>
        </w:r>
        <w:r>
          <w:rPr>
            <w:spacing w:val="-4"/>
            <w:sz w:val="21"/>
          </w:rPr>
          <w:delText xml:space="preserve"> </w:delText>
        </w:r>
        <w:r>
          <w:rPr>
            <w:sz w:val="21"/>
          </w:rPr>
          <w:delText>to</w:delText>
        </w:r>
        <w:r>
          <w:rPr>
            <w:spacing w:val="-4"/>
            <w:sz w:val="21"/>
          </w:rPr>
          <w:delText xml:space="preserve"> </w:delText>
        </w:r>
        <w:r>
          <w:rPr>
            <w:sz w:val="21"/>
          </w:rPr>
          <w:delText>83%</w:delText>
        </w:r>
        <w:r>
          <w:rPr>
            <w:spacing w:val="-5"/>
            <w:sz w:val="21"/>
          </w:rPr>
          <w:delText xml:space="preserve"> </w:delText>
        </w:r>
        <w:r>
          <w:rPr>
            <w:sz w:val="21"/>
          </w:rPr>
          <w:delText>maintaining</w:delText>
        </w:r>
        <w:r>
          <w:rPr>
            <w:spacing w:val="-8"/>
            <w:sz w:val="21"/>
          </w:rPr>
          <w:delText xml:space="preserve"> </w:delText>
        </w:r>
        <w:r>
          <w:rPr>
            <w:sz w:val="21"/>
          </w:rPr>
          <w:delText>a</w:delText>
        </w:r>
        <w:r>
          <w:rPr>
            <w:spacing w:val="-4"/>
            <w:sz w:val="21"/>
          </w:rPr>
          <w:delText xml:space="preserve"> </w:delText>
        </w:r>
        <w:r>
          <w:rPr>
            <w:sz w:val="21"/>
          </w:rPr>
          <w:delText>0.47%</w:delText>
        </w:r>
        <w:r>
          <w:rPr>
            <w:spacing w:val="-5"/>
            <w:sz w:val="21"/>
          </w:rPr>
          <w:delText xml:space="preserve"> </w:delText>
        </w:r>
        <w:r>
          <w:rPr>
            <w:sz w:val="21"/>
          </w:rPr>
          <w:delText>CTR</w:delText>
        </w:r>
      </w:del>
      <w:ins w:id="396942" w:author="Claude (tailored)" w:date="2026-10-31T11:14:58Z">
        <w:r>
          <w:rPr>
            <w:spacing w:val="-4"/>
            <w:sz w:val="21"/>
          </w:rPr>
          <w:t xml:space="preserve">Built cross-platform analytics frameworks and KPI metrics, driving a 135% increase in engagements while cutting media spend by up to 83% at a 0.47% CTR</w:t>
        </w:r>
      </w:ins>
    </w:p>
    <w:p w14:paraId="7971791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32" w:lineRule="auto"/>
        <w:ind w:right="446"/>
        <w:rPr>
          <w:sz w:val="21"/>
        </w:rPr>
      </w:pPr>
      <w:r>
        <w:rPr>
          <w:spacing w:val="-4"/>
          <w:sz w:val="21"/>
        </w:rPr>
        <w:t>Conducted data-driven performance analysis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 peer benchmarking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on historical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allocations, identifying 30%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 xml:space="preserve">efficiency </w:t>
      </w:r>
      <w:r>
        <w:rPr>
          <w:sz w:val="21"/>
        </w:rPr>
        <w:t>gains to guide reinvestment decisions</w:t>
      </w:r>
    </w:p>
    <w:p w14:paraId="1140481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32" w:lineRule="auto"/>
        <w:ind w:right="850"/>
        <w:rPr>
          <w:sz w:val="21"/>
        </w:rPr>
      </w:pPr>
      <w:r>
        <w:rPr>
          <w:spacing w:val="-4"/>
          <w:sz w:val="21"/>
        </w:rPr>
        <w:t>Built financial models to evaluate $10M+ in capital deployment strategies, automating data extraction and quantifying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ROI </w:t>
      </w:r>
      <w:r>
        <w:rPr>
          <w:sz w:val="21"/>
        </w:rPr>
        <w:t>across portfolio scenarios</w:t>
      </w:r>
    </w:p>
    <w:p w14:paraId="6A1B8707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654"/>
        <w:rPr>
          <w:sz w:val="21"/>
        </w:rPr>
      </w:pPr>
      <w:del w:id="294700" w:author="Claude (tailored)" w:date="2026-10-31T11:14:58Z">
        <w:r>
          <w:rPr>
            <w:spacing w:val="-4"/>
            <w:sz w:val="21"/>
          </w:rPr>
          <w:delText xml:space="preserve">Synthesized large datasets into executive-level reporting and dashboards, translating complex data into actionable insights for </w:delText>
        </w:r>
        <w:r>
          <w:rPr>
            <w:sz w:val="21"/>
          </w:rPr>
          <w:delText>senior</w:delText>
        </w:r>
        <w:r>
          <w:rPr>
            <w:spacing w:val="-11"/>
            <w:sz w:val="21"/>
          </w:rPr>
          <w:delText xml:space="preserve"> </w:delText>
        </w:r>
        <w:r>
          <w:rPr>
            <w:sz w:val="21"/>
          </w:rPr>
          <w:delText>leadership</w:delText>
        </w:r>
        <w:r>
          <w:rPr>
            <w:spacing w:val="-10"/>
            <w:sz w:val="21"/>
          </w:rPr>
          <w:delText xml:space="preserve"> </w:delText>
        </w:r>
        <w:r>
          <w:rPr>
            <w:sz w:val="21"/>
          </w:rPr>
          <w:delText>on</w:delText>
        </w:r>
        <w:r>
          <w:rPr>
            <w:spacing w:val="-12"/>
            <w:sz w:val="21"/>
          </w:rPr>
          <w:delText xml:space="preserve"> </w:delText>
        </w:r>
        <w:r>
          <w:rPr>
            <w:sz w:val="21"/>
          </w:rPr>
          <w:delText>capital</w:delText>
        </w:r>
        <w:r>
          <w:rPr>
            <w:spacing w:val="-10"/>
            <w:sz w:val="21"/>
          </w:rPr>
          <w:delText xml:space="preserve"> </w:delText>
        </w:r>
        <w:r>
          <w:rPr>
            <w:sz w:val="21"/>
          </w:rPr>
          <w:delText>allocation</w:delText>
        </w:r>
        <w:r>
          <w:rPr>
            <w:spacing w:val="-10"/>
            <w:sz w:val="21"/>
          </w:rPr>
          <w:delText xml:space="preserve"> </w:delText>
        </w:r>
        <w:r>
          <w:rPr>
            <w:sz w:val="21"/>
          </w:rPr>
          <w:delText>and</w:delText>
        </w:r>
        <w:r>
          <w:rPr>
            <w:spacing w:val="-10"/>
            <w:sz w:val="21"/>
          </w:rPr>
          <w:delText xml:space="preserve"> </w:delText>
        </w:r>
        <w:r>
          <w:rPr>
            <w:sz w:val="21"/>
          </w:rPr>
          <w:delText>strategic</w:delText>
        </w:r>
        <w:r>
          <w:rPr>
            <w:spacing w:val="-10"/>
            <w:sz w:val="21"/>
          </w:rPr>
          <w:delText xml:space="preserve"> </w:delText>
        </w:r>
        <w:r>
          <w:rPr>
            <w:sz w:val="21"/>
          </w:rPr>
          <w:delText>planning</w:delText>
        </w:r>
      </w:del>
      <w:ins w:id="565588" w:author="Claude (tailored)" w:date="2026-10-31T11:14:58Z">
        <w:r>
          <w:rPr>
            <w:spacing w:val="-4"/>
            <w:sz w:val="21"/>
          </w:rPr>
          <w:t xml:space="preserve">Synthesized large datasets into executive-level dashboards and clear narratives, translating complex data into actionable recommendations for senior leadership on strategy</w:t>
        </w:r>
      </w:ins>
    </w:p>
    <w:p w14:paraId="3D181978" w14:textId="7E97FED8" w:rsidR="00A648CD" w:rsidRDefault="0042674F">
      <w:pPr>
        <w:pStyle w:val="Heading1"/>
        <w:spacing w:line="234" w:lineRule="exact"/>
      </w:pPr>
      <w:r>
        <w:rPr>
          <w:spacing w:val="-2"/>
        </w:rPr>
        <w:t>LENOVO</w:t>
      </w:r>
    </w:p>
    <w:p w14:paraId="6095E915" w14:textId="2818A054" w:rsidR="00A648CD" w:rsidRDefault="00000000">
      <w:pPr>
        <w:tabs>
          <w:tab w:val="left" w:pos="10146"/>
        </w:tabs>
        <w:spacing w:line="238" w:lineRule="exact"/>
        <w:ind w:left="360"/>
        <w:rPr>
          <w:sz w:val="21"/>
        </w:rPr>
      </w:pPr>
      <w:r>
        <w:rPr>
          <w:b/>
          <w:sz w:val="21"/>
        </w:rPr>
        <w:t>Senior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Analyst</w:t>
      </w:r>
      <w:r>
        <w:rPr>
          <w:b/>
          <w:sz w:val="21"/>
        </w:rPr>
        <w:tab/>
      </w:r>
      <w:r>
        <w:rPr>
          <w:sz w:val="21"/>
        </w:rPr>
        <w:t>5/22</w:t>
      </w:r>
      <w:r>
        <w:rPr>
          <w:spacing w:val="12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5/24</w:t>
      </w:r>
    </w:p>
    <w:p w14:paraId="721BB852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rPr>
          <w:sz w:val="21"/>
        </w:rPr>
      </w:pPr>
      <w:r>
        <w:rPr>
          <w:spacing w:val="-4"/>
          <w:sz w:val="21"/>
        </w:rPr>
        <w:t>Forecast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scenario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analyses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evaluate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allocation,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efficiency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15%</w:t>
      </w:r>
    </w:p>
    <w:p w14:paraId="2C7B1EF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672"/>
        <w:rPr>
          <w:sz w:val="21"/>
        </w:rPr>
      </w:pPr>
      <w:del w:id="352363" w:author="Claude (tailored)" w:date="2026-10-31T11:14:58Z">
        <w:r>
          <w:rPr>
            <w:spacing w:val="-4"/>
            <w:sz w:val="21"/>
          </w:rPr>
          <w:delText xml:space="preserve">Designed and deployed AI-powered analytical dashboards integrating real-time metrics, automating reporting workflows and </w:delText>
        </w:r>
        <w:r>
          <w:rPr>
            <w:sz w:val="21"/>
          </w:rPr>
          <w:delText>saving 4+ hours/week</w:delText>
        </w:r>
      </w:del>
      <w:ins w:id="372913" w:author="Claude (tailored)" w:date="2026-10-31T11:14:58Z">
        <w:r>
          <w:rPr>
            <w:spacing w:val="-4"/>
            <w:sz w:val="21"/>
          </w:rPr>
          <w:t xml:space="preserve">Designed and deployed AI-powered dashboards tracking real-time product and usage metrics, automating reporting and saving 4+ hours/week</w:t>
        </w:r>
      </w:ins>
    </w:p>
    <w:p w14:paraId="0A60E432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1267"/>
        <w:rPr>
          <w:sz w:val="21"/>
        </w:rPr>
      </w:pPr>
      <w:r>
        <w:rPr>
          <w:spacing w:val="-4"/>
          <w:sz w:val="21"/>
        </w:rPr>
        <w:t xml:space="preserve">Defined audience segmentation strategies and documented business requirements for campaign initiatives, translating </w:t>
      </w:r>
      <w:r>
        <w:rPr>
          <w:sz w:val="21"/>
        </w:rPr>
        <w:t>stakeholder</w:t>
      </w:r>
      <w:r>
        <w:rPr>
          <w:spacing w:val="-3"/>
          <w:sz w:val="21"/>
        </w:rPr>
        <w:t xml:space="preserve"> </w:t>
      </w:r>
      <w:r>
        <w:rPr>
          <w:sz w:val="21"/>
        </w:rPr>
        <w:t>needs</w:t>
      </w:r>
      <w:r>
        <w:rPr>
          <w:spacing w:val="-2"/>
          <w:sz w:val="21"/>
        </w:rPr>
        <w:t xml:space="preserve"> </w:t>
      </w:r>
      <w:r>
        <w:rPr>
          <w:sz w:val="21"/>
        </w:rPr>
        <w:t>into 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improved</w:t>
      </w:r>
      <w:r>
        <w:rPr>
          <w:spacing w:val="-2"/>
          <w:sz w:val="21"/>
        </w:rPr>
        <w:t xml:space="preserve"> </w:t>
      </w:r>
      <w:r>
        <w:rPr>
          <w:sz w:val="21"/>
        </w:rPr>
        <w:t>campaign</w:t>
      </w:r>
      <w:r>
        <w:rPr>
          <w:spacing w:val="-2"/>
          <w:sz w:val="21"/>
        </w:rPr>
        <w:t xml:space="preserve"> </w:t>
      </w:r>
      <w:r>
        <w:rPr>
          <w:sz w:val="21"/>
        </w:rPr>
        <w:t>ROI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20%</w:t>
      </w:r>
    </w:p>
    <w:p w14:paraId="421F178C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571"/>
        <w:rPr>
          <w:sz w:val="21"/>
        </w:rPr>
      </w:pPr>
      <w:del w:id="429316" w:author="Claude (tailored)" w:date="2026-10-31T11:14:58Z">
        <w:r>
          <w:rPr>
            <w:spacing w:val="-4"/>
            <w:sz w:val="21"/>
          </w:rPr>
          <w:delText xml:space="preserve">Conducted variance, sensitivity, and trend analyses on budget reallocation strategies, translating findings into clear stakeholder </w:delText>
        </w:r>
        <w:r>
          <w:rPr>
            <w:sz w:val="21"/>
          </w:rPr>
          <w:delText>recommendations across cross-functional teams</w:delText>
        </w:r>
      </w:del>
      <w:ins w:id="238836" w:author="Claude (tailored)" w:date="2026-10-31T11:14:58Z">
        <w:r>
          <w:rPr>
            <w:spacing w:val="-4"/>
            <w:sz w:val="21"/>
          </w:rPr>
          <w:t xml:space="preserve">Led variance, sensitivity and trend deep dives on budget reallocation, diagnosing drivers and turning findings into clear cross-functional recommendations</w:t>
        </w:r>
      </w:ins>
    </w:p>
    <w:p w14:paraId="3DD73757" w14:textId="77777777" w:rsidR="00A648CD" w:rsidRDefault="00000000">
      <w:pPr>
        <w:pStyle w:val="Heading1"/>
        <w:spacing w:line="238" w:lineRule="exact"/>
      </w:pPr>
      <w:r>
        <w:t>THOMSON</w:t>
      </w:r>
      <w:r>
        <w:rPr>
          <w:spacing w:val="30"/>
        </w:rPr>
        <w:t xml:space="preserve"> </w:t>
      </w:r>
      <w:r>
        <w:rPr>
          <w:spacing w:val="-2"/>
        </w:rPr>
        <w:t>REUTERS</w:t>
      </w:r>
    </w:p>
    <w:p w14:paraId="0472EA83" w14:textId="77777777" w:rsidR="00A648CD" w:rsidRDefault="00000000">
      <w:pPr>
        <w:tabs>
          <w:tab w:val="left" w:pos="9942"/>
        </w:tabs>
        <w:spacing w:before="25"/>
        <w:ind w:left="360"/>
        <w:rPr>
          <w:sz w:val="21"/>
        </w:rPr>
      </w:pPr>
      <w:r>
        <w:rPr>
          <w:b/>
          <w:spacing w:val="-4"/>
          <w:sz w:val="21"/>
        </w:rPr>
        <w:t>Order</w:t>
      </w:r>
      <w:r>
        <w:rPr>
          <w:b/>
          <w:spacing w:val="3"/>
          <w:sz w:val="21"/>
        </w:rPr>
        <w:t xml:space="preserve"> </w:t>
      </w:r>
      <w:r>
        <w:rPr>
          <w:b/>
          <w:spacing w:val="-4"/>
          <w:sz w:val="21"/>
        </w:rPr>
        <w:t>Management</w:t>
      </w:r>
      <w:r>
        <w:rPr>
          <w:b/>
          <w:spacing w:val="4"/>
          <w:sz w:val="21"/>
        </w:rPr>
        <w:t xml:space="preserve"> </w:t>
      </w:r>
      <w:r>
        <w:rPr>
          <w:b/>
          <w:spacing w:val="-4"/>
          <w:sz w:val="21"/>
        </w:rPr>
        <w:t>Associate</w:t>
      </w:r>
      <w:r>
        <w:rPr>
          <w:b/>
          <w:sz w:val="21"/>
        </w:rPr>
        <w:tab/>
      </w:r>
      <w:r>
        <w:rPr>
          <w:sz w:val="21"/>
        </w:rPr>
        <w:t>10/19</w:t>
      </w:r>
      <w:r>
        <w:rPr>
          <w:spacing w:val="8"/>
          <w:sz w:val="21"/>
        </w:rPr>
        <w:t xml:space="preserve"> </w:t>
      </w:r>
      <w:r>
        <w:rPr>
          <w:sz w:val="21"/>
        </w:rPr>
        <w:t>–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04/22</w:t>
      </w:r>
    </w:p>
    <w:p w14:paraId="479B5844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operations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analysis,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overseeing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80%+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inflows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efficiency</w:t>
      </w:r>
    </w:p>
    <w:p w14:paraId="2D95F6C8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4"/>
          <w:sz w:val="21"/>
        </w:rPr>
        <w:t>Streamlined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OTC process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automation,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reducing the cash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conversion cycle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20%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enhancing liquidity management</w:t>
      </w:r>
    </w:p>
    <w:p w14:paraId="6D291478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Executed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diligence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reconciliation,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achieving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85%+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accuracy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revenue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recognition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reporting</w:t>
      </w:r>
    </w:p>
    <w:p w14:paraId="5C033A2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2" w:lineRule="auto"/>
        <w:ind w:right="539"/>
        <w:rPr>
          <w:sz w:val="21"/>
        </w:rPr>
      </w:pPr>
      <w:r>
        <w:rPr>
          <w:spacing w:val="-4"/>
          <w:sz w:val="21"/>
        </w:rPr>
        <w:t>Worked cross-functionally with finance teams to support monthly P&amp;L forecasting, variance analysis,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and closing activities for </w:t>
      </w:r>
      <w:r>
        <w:rPr>
          <w:sz w:val="21"/>
        </w:rPr>
        <w:t>the ANZ region</w:t>
      </w:r>
    </w:p>
    <w:p w14:paraId="02DBB07C" w14:textId="77777777" w:rsidR="00A648CD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5329F3" wp14:editId="747D14CF">
                <wp:simplePos x="0" y="0"/>
                <wp:positionH relativeFrom="page">
                  <wp:posOffset>438912</wp:posOffset>
                </wp:positionH>
                <wp:positionV relativeFrom="paragraph">
                  <wp:posOffset>306787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0A097" id="Graphic 3" o:spid="_x0000_s1026" style="position:absolute;margin-left:34.55pt;margin-top:24.1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yOyYV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10E3A3F" w14:textId="77777777" w:rsidR="00A648CD" w:rsidRDefault="00000000">
      <w:pPr>
        <w:ind w:left="360"/>
        <w:rPr>
          <w:b/>
          <w:sz w:val="21"/>
        </w:rPr>
      </w:pPr>
      <w:r>
        <w:rPr>
          <w:b/>
          <w:sz w:val="21"/>
        </w:rPr>
        <w:t>FINANCIAL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ACCOUNTING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ANALYSIS</w:t>
      </w:r>
    </w:p>
    <w:p w14:paraId="59DD5B61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1"/>
        </w:rPr>
      </w:pPr>
      <w:r>
        <w:rPr>
          <w:spacing w:val="-4"/>
          <w:sz w:val="21"/>
        </w:rPr>
        <w:t>Analyzed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disclosures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assess performance and earnings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across firms and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peers</w:t>
      </w:r>
    </w:p>
    <w:p w14:paraId="1C077693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1"/>
        </w:rPr>
      </w:pPr>
      <w:r>
        <w:rPr>
          <w:spacing w:val="-4"/>
          <w:sz w:val="21"/>
        </w:rPr>
        <w:t>Prepared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underlying transactions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assessed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impacts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profitability,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flow,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key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ratios</w:t>
      </w:r>
    </w:p>
    <w:p w14:paraId="655CB32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8" w:lineRule="exact"/>
        <w:ind w:left="719" w:hanging="359"/>
        <w:rPr>
          <w:sz w:val="21"/>
        </w:rPr>
      </w:pPr>
      <w:r>
        <w:rPr>
          <w:spacing w:val="-4"/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ratio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accounting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analysis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firm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industry-level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metrics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support investment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decision-making</w:t>
      </w:r>
    </w:p>
    <w:p w14:paraId="3052B405" w14:textId="77777777" w:rsidR="00A648CD" w:rsidRDefault="00000000">
      <w:pPr>
        <w:pStyle w:val="Heading1"/>
        <w:spacing w:line="238" w:lineRule="exact"/>
      </w:pPr>
      <w:r>
        <w:t>MODERN</w:t>
      </w:r>
      <w:r>
        <w:rPr>
          <w:spacing w:val="16"/>
        </w:rPr>
        <w:t xml:space="preserve"> </w:t>
      </w:r>
      <w:r>
        <w:t>FINANCIAL</w:t>
      </w:r>
      <w:r>
        <w:rPr>
          <w:spacing w:val="18"/>
        </w:rPr>
        <w:t xml:space="preserve"> </w:t>
      </w:r>
      <w:r>
        <w:rPr>
          <w:spacing w:val="-2"/>
        </w:rPr>
        <w:t>ANALYSIS</w:t>
      </w:r>
    </w:p>
    <w:p w14:paraId="6FD0E227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Valued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J.M.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Smucker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equity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enterprise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bridges,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normalizing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EBITDA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deriving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trading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multiples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comps</w:t>
      </w:r>
    </w:p>
    <w:p w14:paraId="3B80F72B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6"/>
          <w:sz w:val="21"/>
        </w:rPr>
        <w:t>Built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SJM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DCF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model</w:t>
      </w:r>
      <w:r>
        <w:rPr>
          <w:sz w:val="21"/>
        </w:rPr>
        <w:t xml:space="preserve"> </w:t>
      </w:r>
      <w:r>
        <w:rPr>
          <w:spacing w:val="-6"/>
          <w:sz w:val="21"/>
        </w:rPr>
        <w:t>incorporating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WACC,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terminal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value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work,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sensitivity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analysis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matched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against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sell-side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model</w:t>
      </w:r>
    </w:p>
    <w:p w14:paraId="5D96EFFB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rPr>
          <w:sz w:val="21"/>
        </w:rPr>
      </w:pPr>
      <w:r>
        <w:rPr>
          <w:spacing w:val="-4"/>
          <w:sz w:val="21"/>
        </w:rPr>
        <w:t>Constructed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LBO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SJM,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analyzed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packaged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food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M&amp;A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IQ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assessing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multiples,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activity,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returns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metrics</w:t>
      </w:r>
    </w:p>
    <w:p w14:paraId="02815557" w14:textId="77777777" w:rsidR="00A648CD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94389D" wp14:editId="3A4CE322">
                <wp:simplePos x="0" y="0"/>
                <wp:positionH relativeFrom="page">
                  <wp:posOffset>438912</wp:posOffset>
                </wp:positionH>
                <wp:positionV relativeFrom="paragraph">
                  <wp:posOffset>297461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0FD99" id="Graphic 4" o:spid="_x0000_s1026" style="position:absolute;margin-left:34.55pt;margin-top:23.4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xVThTN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ADDITIONAL</w:t>
      </w:r>
    </w:p>
    <w:p w14:paraId="36B3A653" w14:textId="7D22F227" w:rsidR="00A648CD" w:rsidRDefault="00000000">
      <w:pPr>
        <w:pStyle w:val="BodyText"/>
        <w:spacing w:line="235" w:lineRule="auto"/>
        <w:ind w:left="360" w:right="796" w:firstLine="0"/>
        <w:jc w:val="both"/>
      </w:pPr>
      <w:del w:id="574227" w:author="Claude (tailored)" w:date="2026-10-31T11:14:58Z">
        <w:r>
          <w:rPr>
            <w:b/>
            <w:spacing w:val="-4"/>
          </w:rPr>
          <w:delText xml:space="preserve">Technical: </w:delText>
        </w:r>
        <w:r>
          <w:rPr>
            <w:spacing w:val="-4"/>
          </w:rPr>
          <w:delText xml:space="preserve">Excel, Tableau, Salesforce, Datorama, </w:delText>
        </w:r>
        <w:r w:rsidR="00E02F67">
          <w:rPr>
            <w:spacing w:val="-4"/>
          </w:rPr>
          <w:delText xml:space="preserve">Python, SQL, </w:delText>
        </w:r>
        <w:r>
          <w:rPr>
            <w:spacing w:val="-4"/>
          </w:rPr>
          <w:delText>CRM Systems,</w:delText>
        </w:r>
        <w:r w:rsidR="00E02F67">
          <w:rPr>
            <w:spacing w:val="-4"/>
          </w:rPr>
          <w:delText xml:space="preserve"> ETL Processes,</w:delText>
        </w:r>
        <w:r>
          <w:rPr>
            <w:spacing w:val="-4"/>
          </w:rPr>
          <w:delText xml:space="preserve"> SAP, PowerPoint, CRM, Financial Modeling, </w:delText>
        </w:r>
        <w:r w:rsidR="00E02F67">
          <w:rPr>
            <w:spacing w:val="-4"/>
          </w:rPr>
          <w:delText xml:space="preserve">JIRA, </w:delText>
        </w:r>
        <w:r>
          <w:rPr>
            <w:spacing w:val="-4"/>
          </w:rPr>
          <w:delText>Due</w:delText>
        </w:r>
        <w:r>
          <w:rPr>
            <w:spacing w:val="-5"/>
          </w:rPr>
          <w:delText xml:space="preserve"> </w:delText>
        </w:r>
        <w:r>
          <w:rPr>
            <w:spacing w:val="-4"/>
          </w:rPr>
          <w:delText>Diligence, Market Analysis, Investment Research, Understanding of Financial</w:delText>
        </w:r>
        <w:r>
          <w:rPr>
            <w:spacing w:val="-5"/>
          </w:rPr>
          <w:delText xml:space="preserve"> </w:delText>
        </w:r>
        <w:r>
          <w:rPr>
            <w:spacing w:val="-4"/>
          </w:rPr>
          <w:delText>Products, Financial</w:delText>
        </w:r>
        <w:r>
          <w:rPr>
            <w:spacing w:val="-5"/>
          </w:rPr>
          <w:delText xml:space="preserve"> </w:delText>
        </w:r>
        <w:r>
          <w:rPr>
            <w:spacing w:val="-4"/>
          </w:rPr>
          <w:delText>Analysis</w:delText>
        </w:r>
        <w:r>
          <w:rPr>
            <w:spacing w:val="-5"/>
          </w:rPr>
          <w:delText xml:space="preserve"> </w:delText>
        </w:r>
        <w:r>
          <w:rPr>
            <w:spacing w:val="-4"/>
          </w:rPr>
          <w:delText xml:space="preserve">&amp; Research, Data Presentation, </w:delText>
        </w:r>
        <w:r>
          <w:delText>Corporate Finance, Bloomberg, S&amp;P Capital IQ</w:delText>
        </w:r>
      </w:del>
      <w:ins w:id="955291" w:author="Claude (tailored)" w:date="2026-10-31T11:14:58Z">
        <w:r>
          <w:rPr>
            <w:b/>
            <w:spacing w:val="-4"/>
          </w:rPr>
          <w:t xml:space="preserve">Technical: SQL, Python, Tableau, Excel, ETL Processes, Data Presentation, Market Analysis, Financial Modeling, Salesforce, Datorama, CRM Systems, SAP, PowerPoint, CRM, JIRA, Due Diligence, Investment Research, Understanding of Financial Products, Financial Analysis &amp; Research, Corporate Finance, Bloomberg, S&amp;P Capital IQ</w:t>
        </w:r>
      </w:ins>
    </w:p>
    <w:p w14:paraId="25008F14" w14:textId="77777777" w:rsidR="00A648CD" w:rsidRDefault="00000000">
      <w:pPr>
        <w:pStyle w:val="BodyText"/>
        <w:spacing w:line="236" w:lineRule="exact"/>
        <w:ind w:left="360" w:firstLine="0"/>
        <w:jc w:val="both"/>
      </w:pPr>
      <w:r>
        <w:rPr>
          <w:b/>
          <w:spacing w:val="-6"/>
        </w:rPr>
        <w:t>Certifications:</w:t>
      </w:r>
      <w:r>
        <w:rPr>
          <w:b/>
          <w:spacing w:val="1"/>
        </w:rPr>
        <w:t xml:space="preserve"> </w:t>
      </w:r>
      <w:r>
        <w:rPr>
          <w:spacing w:val="-6"/>
        </w:rPr>
        <w:t>SAP,</w:t>
      </w:r>
      <w:r>
        <w:rPr>
          <w:spacing w:val="-2"/>
        </w:rPr>
        <w:t xml:space="preserve"> </w:t>
      </w:r>
      <w:r>
        <w:rPr>
          <w:spacing w:val="-6"/>
        </w:rPr>
        <w:t>Datorama</w:t>
      </w:r>
      <w:r>
        <w:rPr>
          <w:spacing w:val="-1"/>
        </w:rPr>
        <w:t xml:space="preserve"> </w:t>
      </w:r>
      <w:r>
        <w:rPr>
          <w:spacing w:val="-6"/>
        </w:rPr>
        <w:t>Admin,</w:t>
      </w:r>
      <w:r>
        <w:t xml:space="preserve"> </w:t>
      </w:r>
      <w:r>
        <w:rPr>
          <w:spacing w:val="-6"/>
        </w:rPr>
        <w:t>Tableau</w:t>
      </w:r>
      <w:r>
        <w:rPr>
          <w:spacing w:val="-2"/>
        </w:rPr>
        <w:t xml:space="preserve"> </w:t>
      </w:r>
      <w:r>
        <w:rPr>
          <w:spacing w:val="-6"/>
        </w:rPr>
        <w:t>Data</w:t>
      </w:r>
      <w:r>
        <w:rPr>
          <w:spacing w:val="-1"/>
        </w:rPr>
        <w:t xml:space="preserve"> </w:t>
      </w:r>
      <w:r>
        <w:rPr>
          <w:spacing w:val="-6"/>
        </w:rPr>
        <w:t>Analytics</w:t>
      </w:r>
      <w:r>
        <w:t xml:space="preserve"> </w:t>
      </w:r>
      <w:r>
        <w:rPr>
          <w:spacing w:val="-6"/>
        </w:rPr>
        <w:t>&amp;</w:t>
      </w:r>
      <w:r>
        <w:rPr>
          <w:spacing w:val="-2"/>
        </w:rPr>
        <w:t xml:space="preserve"> </w:t>
      </w:r>
      <w:r>
        <w:rPr>
          <w:spacing w:val="-6"/>
        </w:rPr>
        <w:t>Visualization,</w:t>
      </w:r>
      <w:r>
        <w:rPr>
          <w:spacing w:val="1"/>
        </w:rPr>
        <w:t xml:space="preserve"> </w:t>
      </w:r>
      <w:r>
        <w:rPr>
          <w:spacing w:val="-6"/>
        </w:rPr>
        <w:t>Six</w:t>
      </w:r>
      <w:r>
        <w:t xml:space="preserve"> </w:t>
      </w:r>
      <w:r>
        <w:rPr>
          <w:spacing w:val="-6"/>
        </w:rPr>
        <w:t>Sigma</w:t>
      </w:r>
      <w:r>
        <w:rPr>
          <w:spacing w:val="-2"/>
        </w:rPr>
        <w:t xml:space="preserve"> </w:t>
      </w:r>
      <w:r>
        <w:rPr>
          <w:spacing w:val="-6"/>
        </w:rPr>
        <w:t>Yellow</w:t>
      </w:r>
      <w:r>
        <w:rPr>
          <w:spacing w:val="-1"/>
        </w:rPr>
        <w:t xml:space="preserve"> </w:t>
      </w:r>
      <w:r>
        <w:rPr>
          <w:spacing w:val="-6"/>
        </w:rPr>
        <w:t>Belt</w:t>
      </w:r>
    </w:p>
    <w:p w14:paraId="217DC357" w14:textId="77777777" w:rsidR="00A648CD" w:rsidRDefault="00000000">
      <w:pPr>
        <w:pStyle w:val="BodyText"/>
        <w:spacing w:before="12"/>
        <w:ind w:left="360" w:firstLine="0"/>
        <w:jc w:val="both"/>
      </w:pPr>
      <w:r>
        <w:rPr>
          <w:b/>
          <w:spacing w:val="-4"/>
        </w:rPr>
        <w:t>Interests:</w:t>
      </w:r>
      <w:r>
        <w:rPr>
          <w:b/>
          <w:spacing w:val="-2"/>
        </w:rPr>
        <w:t xml:space="preserve"> </w:t>
      </w:r>
      <w:r>
        <w:rPr>
          <w:spacing w:val="-4"/>
        </w:rPr>
        <w:t>Founded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negotiated INR</w:t>
      </w:r>
      <w:r>
        <w:rPr>
          <w:spacing w:val="-3"/>
        </w:rPr>
        <w:t xml:space="preserve"> </w:t>
      </w:r>
      <w:r>
        <w:rPr>
          <w:spacing w:val="-4"/>
        </w:rPr>
        <w:t>2.5M</w:t>
      </w:r>
      <w:r>
        <w:rPr>
          <w:spacing w:val="-2"/>
        </w:rPr>
        <w:t xml:space="preserve"> </w:t>
      </w:r>
      <w:r>
        <w:rPr>
          <w:spacing w:val="-4"/>
        </w:rPr>
        <w:t>sponsorship</w:t>
      </w:r>
      <w:r>
        <w:rPr>
          <w:spacing w:val="-2"/>
        </w:rPr>
        <w:t xml:space="preserve"> </w:t>
      </w:r>
      <w:r>
        <w:rPr>
          <w:spacing w:val="-4"/>
        </w:rPr>
        <w:t>deal</w:t>
      </w:r>
      <w:r>
        <w:rPr>
          <w:spacing w:val="-2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record</w:t>
      </w:r>
      <w:r>
        <w:rPr>
          <w:spacing w:val="-6"/>
        </w:rPr>
        <w:t xml:space="preserve"> </w:t>
      </w:r>
      <w:r>
        <w:rPr>
          <w:spacing w:val="-4"/>
        </w:rPr>
        <w:t>label,</w:t>
      </w:r>
      <w:r>
        <w:rPr>
          <w:spacing w:val="-3"/>
        </w:rPr>
        <w:t xml:space="preserve"> </w:t>
      </w:r>
      <w:r>
        <w:rPr>
          <w:spacing w:val="-4"/>
        </w:rPr>
        <w:t>led</w:t>
      </w:r>
      <w:r>
        <w:rPr>
          <w:spacing w:val="-2"/>
        </w:rPr>
        <w:t xml:space="preserve"> </w:t>
      </w:r>
      <w:r>
        <w:rPr>
          <w:spacing w:val="-4"/>
        </w:rPr>
        <w:t>execution</w:t>
      </w:r>
      <w:r>
        <w:rPr>
          <w:spacing w:val="-2"/>
        </w:rPr>
        <w:t xml:space="preserve"> </w:t>
      </w:r>
      <w:r>
        <w:rPr>
          <w:spacing w:val="-4"/>
        </w:rPr>
        <w:t>lifecycle &amp;</w:t>
      </w:r>
      <w:r>
        <w:rPr>
          <w:spacing w:val="-3"/>
        </w:rPr>
        <w:t xml:space="preserve"> </w:t>
      </w:r>
      <w:r>
        <w:rPr>
          <w:spacing w:val="-4"/>
        </w:rPr>
        <w:t>capital</w:t>
      </w:r>
      <w:r>
        <w:rPr>
          <w:spacing w:val="-2"/>
        </w:rPr>
        <w:t xml:space="preserve"> </w:t>
      </w:r>
      <w:r>
        <w:rPr>
          <w:spacing w:val="-4"/>
        </w:rPr>
        <w:t>deployment</w:t>
      </w:r>
    </w:p>
    <w:sectPr w:rsidR="00A648CD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670"/>
    <w:multiLevelType w:val="hybridMultilevel"/>
    <w:tmpl w:val="E6D28C14"/>
    <w:lvl w:ilvl="0" w:tplc="541C05EA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39409C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57668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A7C70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03073D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CBACE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518C7D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F2A394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252559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50701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48CD"/>
    <w:rsid w:val="00063CE3"/>
    <w:rsid w:val="0042674F"/>
    <w:rsid w:val="006F546D"/>
    <w:rsid w:val="008C5041"/>
    <w:rsid w:val="00A648CD"/>
    <w:rsid w:val="00E0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9E4"/>
  <w15:docId w15:val="{DAD83C9E-D952-4D6B-A750-6895082A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right="355"/>
      <w:jc w:val="right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udradasg/" TargetMode="External"/><Relationship Id="rId5" Type="http://schemas.openxmlformats.org/officeDocument/2006/relationships/hyperlink" Target="mailto:samudra.dasgupta@fordha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4</cp:revision>
  <dcterms:created xsi:type="dcterms:W3CDTF">2026-04-06T19:27:00Z</dcterms:created>
  <dcterms:modified xsi:type="dcterms:W3CDTF">2026-04-09T23:14:00Z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