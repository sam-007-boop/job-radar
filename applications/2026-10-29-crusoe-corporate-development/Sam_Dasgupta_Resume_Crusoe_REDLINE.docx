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>(STEM Designation)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B.Com,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del w:id="406990" w:author="Claude (tailored)" w:date="2026-10-29T22:07:16Z">
        <w:r>
          <w:rPr>
            <w:rFonts w:ascii="Garamond" w:eastAsia="Garamond" w:hAnsi="Garamond" w:cs="Garamond"/>
            <w:color w:val="000000"/>
            <w:sz w:val="21"/>
            <w:szCs w:val="21"/>
          </w:rPr>
          <w:delText>Built financial models to evaluate $10M in capital deployment strategies, quantifying ROI and optimizing returns</w:delText>
        </w:r>
      </w:del>
      <w:ins w:id="337439" w:author="Claude (tailored)" w:date="2026-10-29T22:07:16Z">
        <w:r>
          <w:rPr>
            <w:rFonts w:ascii="Garamond" w:eastAsia="Garamond" w:hAnsi="Garamond" w:cs="Garamond"/>
            <w:color w:val="000000"/>
            <w:sz w:val="21"/>
            <w:szCs w:val="21"/>
          </w:rPr>
          <w:t xml:space="preserve">Built financial models evaluating $10M in capital deployment scenarios, quantifying ROI to guide allocation decisions</w:t>
        </w:r>
      </w:ins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73750" w:author="Claude (tailored)" w:date="2026-10-29T22:07:16Z">
        <w:r>
          <w:rPr>
            <w:rFonts w:ascii="Garamond" w:eastAsia="Garamond" w:hAnsi="Garamond" w:cs="Garamond"/>
            <w:color w:val="000000"/>
            <w:sz w:val="21"/>
            <w:szCs w:val="21"/>
          </w:rPr>
          <w:delText>Prepared executive-level investment briefs integrating financial analysis, sector trends, and performance data to support senior leadership in capital allocation and strategic planning</w:delText>
        </w:r>
      </w:del>
      <w:ins w:id="179853" w:author="Claude (tailored)" w:date="2026-10-29T22:07:16Z">
        <w:r>
          <w:rPr>
            <w:rFonts w:ascii="Garamond" w:eastAsia="Garamond" w:hAnsi="Garamond" w:cs="Garamond"/>
            <w:color w:val="000000"/>
            <w:sz w:val="21"/>
            <w:szCs w:val="21"/>
          </w:rPr>
          <w:t xml:space="preserve">Prepared executive-level investment memos integrating financial analysis, sector trends, and performance data to support senior leadership on capital allocation and strategy</w:t>
        </w:r>
      </w:ins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Forecast and developed models and scenario analyses to evaluate capital allocation, improved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data-driven pitch materials and AI powered analytical dashboards integrating predictive metrics and financial projections to support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Conducted variance and sensitivity analyses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Worked cross-functionally </w:t>
      </w:r>
      <w:r>
        <w:rPr>
          <w:rFonts w:ascii="Garamond" w:eastAsia="Garamond" w:hAnsi="Garamond" w:cs="Garamond"/>
          <w:color w:val="000000"/>
          <w:sz w:val="21"/>
          <w:szCs w:val="21"/>
        </w:rPr>
        <w:t>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648D0D07" w14:textId="77777777" w:rsidR="00814598" w:rsidRDefault="00814598" w:rsidP="00814598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NAUTILUS SOLAR ENERGY</w:t>
      </w:r>
    </w:p>
    <w:p w14:paraId="1239ABF9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Built project- and portfolio-level financial models for a 6-project, 35.4 MW Illinois solar portfolio, evaluating capital structure, DSCR, NPV, and levered IRR under post-ITC scenarios</w:t>
      </w:r>
    </w:p>
    <w:p w14:paraId="49872E8C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790140" w:author="Claude (tailored)" w:date="2026-10-29T22:07:16Z">
        <w:r w:rsidRPr="00814598">
          <w:rPr>
            <w:rFonts w:ascii="Garamond" w:eastAsia="Garamond" w:hAnsi="Garamond" w:cs="Garamond"/>
            <w:color w:val="000000"/>
            <w:sz w:val="21"/>
            <w:szCs w:val="21"/>
          </w:rPr>
          <w:delText>Analyzed senior debt, sustainability-linked loan, and green loan + ABS structures to assess financing alternatives, tax incentive impacts, and downside sensitivities.</w:delText>
        </w:r>
      </w:del>
      <w:ins w:id="958362" w:author="Claude (tailored)" w:date="2026-10-29T22:07:16Z">
        <w:r w:rsidRPr="00814598">
          <w:rPr>
            <w:rFonts w:ascii="Garamond" w:eastAsia="Garamond" w:hAnsi="Garamond" w:cs="Garamond"/>
            <w:color w:val="000000"/>
            <w:sz w:val="21"/>
            <w:szCs w:val="21"/>
          </w:rPr>
          <w:t xml:space="preserve">Modeled senior debt, sustainability-linked loan, and green loan + ABS structures to compare financing alternatives, tax incentive impacts, and downside scenarios</w:t>
        </w:r>
      </w:ins>
    </w:p>
    <w:p w14:paraId="7A492E95" w14:textId="6263B5C2" w:rsidR="00814598" w:rsidRPr="00814598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Recommended a phased green loan + ABS strategy that reduced sponsor equity by $11.1M and improved levered IRR from 8.58% to 9.79%.</w:t>
      </w:r>
    </w:p>
    <w:p w14:paraId="00000025" w14:textId="0D867528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327408" w:author="Claude (tailored)" w:date="2026-10-29T22:07:16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delText>Constructed LBO model for SJM, analyzed packaged food M&amp;A using Capital IQ assessing multiples, activity, returns metrics</w:delText>
        </w:r>
      </w:del>
      <w:ins w:id="299389" w:author="Claude (tailored)" w:date="2026-10-29T22:07:16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t xml:space="preserve">Built LBO model for SJM and screened packaged-food M&amp;A precedents in Capital IQ, assessing multiples, activity and returns</w:t>
        </w:r>
      </w:ins>
    </w:p>
    <w:p w14:paraId="0000002D" w14:textId="77777777" w:rsidR="008D0E6D" w:rsidRPr="005C6175" w:rsidRDefault="002A116C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</w:p>
    <w:p w14:paraId="00000030" w14:textId="673AE755" w:rsidR="008D0E6D" w:rsidRDefault="00000000">
      <w:pPr>
        <w:rPr>
          <w:rFonts w:ascii="Garamond" w:eastAsia="Garamond" w:hAnsi="Garamond" w:cs="Garamond"/>
          <w:sz w:val="21"/>
          <w:szCs w:val="21"/>
        </w:rPr>
      </w:pPr>
      <w:del w:id="519199" w:author="Claude (tailored)" w:date="2026-10-29T22:07:16Z">
        <w:r>
          <w:rPr>
            <w:rFonts w:ascii="Garamond" w:eastAsia="Garamond" w:hAnsi="Garamond" w:cs="Garamond"/>
            <w:b/>
            <w:bCs/>
            <w:sz w:val="21"/>
            <w:szCs w:val="21"/>
          </w:rPr>
          <w:delText>Finance: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Financial Modeling, Due Diligence, Market Analysis, Investment Research, Understanding of Financial Products, </w:delText>
        </w:r>
        <w:r w:rsidR="00507D8A">
          <w:rPr>
            <w:rFonts w:ascii="Garamond" w:eastAsia="Garamond" w:hAnsi="Garamond" w:cs="Garamond"/>
            <w:sz w:val="21"/>
            <w:szCs w:val="21"/>
          </w:rPr>
          <w:delText>Valuation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Analysis, Data Presentation,</w:delText>
        </w:r>
        <w:r w:rsidR="00507D8A">
          <w:rPr>
            <w:rFonts w:ascii="Garamond" w:eastAsia="Garamond" w:hAnsi="Garamond" w:cs="Garamond"/>
            <w:sz w:val="21"/>
            <w:szCs w:val="21"/>
          </w:rPr>
          <w:delText xml:space="preserve"> Project Finance, Financial Analysis, Renewable Energy Finance,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Bloomberg, S&amp;P Capital IQ</w:delText>
        </w:r>
      </w:del>
      <w:ins w:id="586434" w:author="Claude (tailored)" w:date="2026-10-29T22:07:16Z">
        <w:r>
          <w:rPr>
            <w:rFonts w:ascii="Garamond" w:eastAsia="Garamond" w:hAnsi="Garamond" w:cs="Garamond"/>
            <w:b/>
            <w:bCs/>
            <w:sz w:val="21"/>
            <w:szCs w:val="21"/>
          </w:rPr>
          <w:t xml:space="preserve">Finance: Financial Modeling, Valuation Analysis, Due Diligence, Market Analysis, Project Finance, Renewable Energy Finance, Investment Research, Financial Analysis, Data Presentation, Understanding of Financial Products, Bloomberg, S&amp;P Capital IQ</w:t>
        </w:r>
      </w:ins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INR 2.5M </w:t>
      </w:r>
      <w:r>
        <w:rPr>
          <w:rFonts w:ascii="Garamond" w:eastAsia="Garamond" w:hAnsi="Garamond" w:cs="Garamond"/>
          <w:sz w:val="21"/>
          <w:szCs w:val="21"/>
        </w:rPr>
        <w:t>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B51CFD-40DD-455C-84D9-64F6672FB0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BC6A3-6F75-4A94-87A4-457F910A5F5F}"/>
    <w:embedBold r:id="rId3" w:fontKey="{487AB89F-6877-4D27-A692-1C9E7E12FE5D}"/>
    <w:embedItalic r:id="rId4" w:fontKey="{6C09325F-1623-4D52-AAD0-92E969CEA1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898EA06-2D46-4696-9642-560CACE6B98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2605A9A9-233E-4F5F-97C9-8F265D14A67B}"/>
    <w:embedBold r:id="rId7" w:fontKey="{FAC06927-7FDD-434A-8C45-B15D04463F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A116C"/>
    <w:rsid w:val="0034094B"/>
    <w:rsid w:val="003D5A06"/>
    <w:rsid w:val="003F746F"/>
    <w:rsid w:val="00436BB7"/>
    <w:rsid w:val="00507D8A"/>
    <w:rsid w:val="00560CE3"/>
    <w:rsid w:val="00593F66"/>
    <w:rsid w:val="005C6175"/>
    <w:rsid w:val="005D03CE"/>
    <w:rsid w:val="00814598"/>
    <w:rsid w:val="008D0E6D"/>
    <w:rsid w:val="00912FC4"/>
    <w:rsid w:val="009F58C1"/>
    <w:rsid w:val="00AA593F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3</cp:revision>
  <cp:lastPrinted>2026-02-01T17:07:00Z</cp:lastPrinted>
  <dcterms:created xsi:type="dcterms:W3CDTF">2026-06-24T06:41:00Z</dcterms:created>
  <dcterms:modified xsi:type="dcterms:W3CDTF">2026-06-24T06:53:00Z</dcterms:modified>
</cp:coreProperties>
</file>