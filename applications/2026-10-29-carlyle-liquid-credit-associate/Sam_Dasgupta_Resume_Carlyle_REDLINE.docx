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(STEM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Designation)  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>B.Com</w:t>
      </w:r>
      <w:proofErr w:type="gram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610046" w:author="Claude (tailored)" w:date="2026-10-29T22:43:19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968816" w:author="Claude (tailored)" w:date="2026-10-29T22:43:19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investment briefs integrating financial analysis, industry trends, and performance data to support senior leadership in capital allocation and strategic planning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variance and sensitivity </w:t>
      </w:r>
      <w:proofErr w:type="gramStart"/>
      <w:r>
        <w:rPr>
          <w:rFonts w:ascii="Garamond" w:eastAsia="Garamond" w:hAnsi="Garamond" w:cs="Garamond"/>
          <w:color w:val="000000"/>
          <w:sz w:val="21"/>
          <w:szCs w:val="21"/>
        </w:rPr>
        <w:t>analyses</w:t>
      </w:r>
      <w:proofErr w:type="gram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Worked cross-functionally 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00000025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115654" w:author="Claude (tailored)" w:date="2026-10-29T22:43:19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296987" w:author="Claude (tailored)" w:date="2026-10-29T22:43:19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Constructed LBO model for SJM, modeling leverage and returns; analyzed packaged food M&amp;A multiples using Capital IQ</w:t>
        </w:r>
      </w:ins>
    </w:p>
    <w:p w14:paraId="00000029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FINANCIAL ACCOUNTING &amp; REPORTING DATA ANALYSIS</w:t>
      </w:r>
    </w:p>
    <w:p w14:paraId="0000002A" w14:textId="18DF9D5D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981429" w:author="Claude (tailored)" w:date="2026-10-29T22:43:19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Analyzed financial statements and disclosures to assess performance and earnings quality across firms and peers</w:delText>
        </w:r>
      </w:del>
      <w:ins w:id="352594" w:author="Claude (tailored)" w:date="2026-10-29T22:43:19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Analyzed financial statements and disclosures to assess performance, earnings quality and cash flow across peers</w:t>
        </w:r>
      </w:ins>
    </w:p>
    <w:p w14:paraId="0000002B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Prepared core financial statements from underlying transactions and assessed impacts on profitability, cash flow, and key ratios</w:t>
      </w:r>
    </w:p>
    <w:p w14:paraId="0000002C" w14:textId="3B37B55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Performed ratio and accounting analysis using firm</w:t>
      </w:r>
      <w:r w:rsidR="009F58C1" w:rsidRPr="00593F6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593F66">
        <w:rPr>
          <w:rFonts w:ascii="Garamond" w:eastAsia="Garamond" w:hAnsi="Garamond" w:cs="Garamond"/>
          <w:color w:val="000000"/>
          <w:sz w:val="21"/>
          <w:szCs w:val="21"/>
        </w:rPr>
        <w:t>and industry-level metrics to support investment decision-making</w:t>
      </w:r>
    </w:p>
    <w:p w14:paraId="0000002D" w14:textId="77777777" w:rsidR="008D0E6D" w:rsidRPr="005C6175" w:rsidRDefault="008D0E6D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118418BB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  <w:r w:rsidR="007E265D">
        <w:rPr>
          <w:rFonts w:ascii="Garamond" w:eastAsia="Garamond" w:hAnsi="Garamond" w:cs="Garamond"/>
          <w:sz w:val="21"/>
          <w:szCs w:val="21"/>
        </w:rPr>
        <w:t>, Python</w:t>
      </w:r>
    </w:p>
    <w:p w14:paraId="00000030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813003" w:author="Claude (tailored)" w:date="2026-10-29T22:43:19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Financial Analysis &amp; Research, Data Presentation, Corporate Finance, Bloomberg, S&amp;P Capital IQ</w:delText>
        </w:r>
      </w:del>
      <w:ins w:id="419951" w:author="Claude (tailored)" w:date="2026-10-29T22:43:19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Financial Analysis &amp; Research, Investment Research, Due Diligence, Corporate Finance, Market Analysis, Understanding of Financial Products, Data Presentation,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>INR 2.5M 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