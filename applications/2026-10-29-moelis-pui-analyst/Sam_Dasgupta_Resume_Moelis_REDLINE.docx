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6D" w:rsidRDefault="00000000">
      <w:pPr>
        <w:jc w:val="right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SAM DASGUPTA</w:t>
      </w:r>
    </w:p>
    <w:p w14:paraId="00000002" w14:textId="77777777" w:rsidR="008D0E6D" w:rsidRDefault="00000000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     New York, NY | </w:t>
      </w:r>
      <w:sdt>
        <w:sdtPr>
          <w:tag w:val="goog_rdk_0"/>
          <w:id w:val="-289336320"/>
        </w:sdtPr>
        <w:sdtContent/>
      </w:sdt>
      <w:sdt>
        <w:sdtPr>
          <w:tag w:val="goog_rdk_1"/>
          <w:id w:val="113031291"/>
        </w:sdtPr>
        <w:sdtContent/>
      </w:sdt>
      <w:r>
        <w:rPr>
          <w:rFonts w:ascii="Garamond" w:eastAsia="Garamond" w:hAnsi="Garamond" w:cs="Garamond"/>
          <w:sz w:val="21"/>
          <w:szCs w:val="21"/>
        </w:rPr>
        <w:t>201-705-9910 | samudra.dasgupta@fordham.edu | www.linkedin.com/in/samudradasg/</w:t>
      </w:r>
    </w:p>
    <w:p w14:paraId="00000006" w14:textId="7EE7B46C" w:rsidR="008D0E6D" w:rsidRDefault="00000000" w:rsidP="003D5A06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7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EDUCATION</w:t>
      </w:r>
    </w:p>
    <w:p w14:paraId="00000008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FORDHAM UNIVERSITY GABELLI SCHOOL OF BUSINESS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New York, NY</w:t>
      </w:r>
    </w:p>
    <w:p w14:paraId="0000000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MBA, Finance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sdt>
        <w:sdtPr>
          <w:tag w:val="goog_rdk_4"/>
          <w:id w:val="1529905609"/>
        </w:sdtPr>
        <w:sdtContent/>
      </w:sdt>
      <w:sdt>
        <w:sdtPr>
          <w:tag w:val="goog_rdk_5"/>
          <w:id w:val="1498575612"/>
        </w:sdtPr>
        <w:sdtContent/>
      </w:sdt>
      <w:r>
        <w:rPr>
          <w:rFonts w:ascii="Garamond" w:eastAsia="Garamond" w:hAnsi="Garamond" w:cs="Garamond"/>
          <w:sz w:val="21"/>
          <w:szCs w:val="21"/>
        </w:rPr>
        <w:t>(STEM Designation)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2025 - 2027</w:t>
      </w:r>
    </w:p>
    <w:p w14:paraId="0000000A" w14:textId="77777777" w:rsidR="008D0E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Relevant Coursework: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Valuation (DCF, Comparable Companies, Precedent Transactions), Corporate Finance, Accounting</w:t>
      </w:r>
    </w:p>
    <w:p w14:paraId="0000000B" w14:textId="77777777" w:rsidR="008D0E6D" w:rsidRPr="005C6175" w:rsidRDefault="00000000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C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CHRIST UNIVERSITY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Bangalore, IN</w:t>
      </w:r>
    </w:p>
    <w:p w14:paraId="0000000D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B.Com, International Finance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2016 - 2019</w:t>
      </w:r>
    </w:p>
    <w:p w14:paraId="0000000E" w14:textId="2D9554B1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6"/>
          <w:id w:val="203553322"/>
        </w:sdtPr>
        <w:sdtContent/>
      </w:sdt>
      <w:sdt>
        <w:sdtPr>
          <w:tag w:val="goog_rdk_7"/>
          <w:id w:val="1126009772"/>
        </w:sdtPr>
        <w:sdtContent/>
      </w:sdt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Published Paper: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Co-Author -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>Journal of Emerging Technologies and Innovative Research</w:t>
      </w:r>
      <w:r>
        <w:rPr>
          <w:rFonts w:ascii="Garamond" w:eastAsia="Garamond" w:hAnsi="Garamond" w:cs="Garamond"/>
          <w:color w:val="000000"/>
          <w:sz w:val="21"/>
          <w:szCs w:val="21"/>
        </w:rPr>
        <w:t>, Buying decision of luxury goods in India: A study on undergraduate students, researched sample size: 1000+ students, February 2019, Volume 6, Issue 2</w:t>
      </w:r>
    </w:p>
    <w:p w14:paraId="0000000F" w14:textId="77777777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Internship: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Decision Scientist - improved data quality &amp; automated extraction, resulting in saving 10 hours/week on diagnosis</w:t>
      </w:r>
    </w:p>
    <w:p w14:paraId="00000010" w14:textId="77777777" w:rsidR="008D0E6D" w:rsidRPr="005C6175" w:rsidRDefault="008D0E6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18"/>
          <w:szCs w:val="18"/>
        </w:rPr>
      </w:pPr>
    </w:p>
    <w:p w14:paraId="00000011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EXPERIENCE</w:t>
      </w:r>
    </w:p>
    <w:p w14:paraId="00000012" w14:textId="15D9BE18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JPMORGAN ASSET MANAGEMENT</w:t>
      </w:r>
      <w:r w:rsidR="003F746F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00000013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Consultant</w:t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                                                                                                                                                   6/24 – 6/25</w:t>
      </w:r>
    </w:p>
    <w:p w14:paraId="00000014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8"/>
          <w:id w:val="-1284176255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financial models to evaluate $10M in capital deployment strategies, quantifying ROI and optimizing returns</w:t>
      </w:r>
    </w:p>
    <w:p w14:paraId="00000015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Performed due diligence and peer benchmarking on historical capital allocations, identifying 30% efficiency gains to guide reinvestment and portfolio optimization decisions</w:t>
      </w:r>
    </w:p>
    <w:p w14:paraId="00000016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underperforming initiatives to reallocate funding toward higher-yield opportunities, improving overall capital productivity and driving a 1.5x increase in performance metrics</w:t>
      </w:r>
    </w:p>
    <w:p w14:paraId="00000017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719271" w:author="Claude (tailored)" w:date="2026-10-29T22:43:16Z">
        <w:r>
          <w:rPr>
            <w:rFonts w:ascii="Garamond" w:eastAsia="Garamond" w:hAnsi="Garamond" w:cs="Garamond"/>
            <w:color w:val="000000"/>
            <w:sz w:val="21"/>
            <w:szCs w:val="21"/>
          </w:rPr>
          <w:delText>Prepared executive-level investment briefs integrating financial analysis, sector trends, and performance data to support senior leadership in capital allocation and strategic planning</w:delText>
        </w:r>
      </w:del>
      <w:ins w:id="763141" w:author="Claude (tailored)" w:date="2026-10-29T22:43:16Z">
        <w:r>
          <w:rPr>
            <w:rFonts w:ascii="Garamond" w:eastAsia="Garamond" w:hAnsi="Garamond" w:cs="Garamond"/>
            <w:color w:val="000000"/>
            <w:sz w:val="21"/>
            <w:szCs w:val="21"/>
          </w:rPr>
          <w:t xml:space="preserve">Prepared executive-level presentations integrating financial analysis, sector trends, and performance data to support senior leadership in capital allocation and strategic planning</w:t>
        </w:r>
      </w:ins>
    </w:p>
    <w:p w14:paraId="00000018" w14:textId="4BFAC5D1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LENOVO                                                                                                                                                                             </w:t>
      </w:r>
    </w:p>
    <w:p w14:paraId="0000001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Senior Business Analyst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5/22 – 5/24</w:t>
      </w:r>
    </w:p>
    <w:p w14:paraId="0000001A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9"/>
          <w:id w:val="767305894"/>
        </w:sdtPr>
        <w:sdtContent/>
      </w:sdt>
      <w:sdt>
        <w:sdtPr>
          <w:tag w:val="goog_rdk_10"/>
          <w:id w:val="1746388990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Forecast and developed models and scenario analyses to evaluate capital allocation, improved capital efficiency by 15%</w:t>
      </w:r>
    </w:p>
    <w:p w14:paraId="0000001B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Created data-driven pitch materials and AI powered analytical dashboards integrating predictive metrics and financial projections to support investment and funding decisions</w:t>
      </w:r>
    </w:p>
    <w:p w14:paraId="0000001C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Conducted variance and sensitivity analyses on budget reallocation strategies to optimize resource deployment, enhance operating leverage, and strengthen financial planning</w:t>
      </w:r>
    </w:p>
    <w:p w14:paraId="0000001D" w14:textId="64D6E8F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THOMSON REUTERS                                                                                                                                              </w:t>
      </w:r>
    </w:p>
    <w:p w14:paraId="0000001E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1"/>
          <w:id w:val="-51723540"/>
        </w:sdtPr>
        <w:sdtContent/>
      </w:sdt>
      <w:sdt>
        <w:sdtPr>
          <w:tag w:val="goog_rdk_12"/>
          <w:id w:val="677229268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 xml:space="preserve">Order Management Associate 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</w:t>
      </w:r>
      <w:sdt>
        <w:sdtPr>
          <w:tag w:val="goog_rdk_13"/>
          <w:id w:val="-1583523977"/>
        </w:sdtPr>
        <w:sdtContent/>
      </w:sdt>
      <w:sdt>
        <w:sdtPr>
          <w:tag w:val="goog_rdk_14"/>
          <w:id w:val="1688039387"/>
        </w:sdtPr>
        <w:sdtContent/>
      </w:sdt>
      <w:r>
        <w:rPr>
          <w:rFonts w:ascii="Garamond" w:eastAsia="Garamond" w:hAnsi="Garamond" w:cs="Garamond"/>
          <w:sz w:val="21"/>
          <w:szCs w:val="21"/>
        </w:rPr>
        <w:t>10/19 – 04/22</w:t>
      </w:r>
    </w:p>
    <w:p w14:paraId="0000001F" w14:textId="23B43BFA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financial operations and cash flow analysis, overseeing 80%+ of total inflows and improving working capital efficiency</w:t>
      </w:r>
    </w:p>
    <w:p w14:paraId="00000020" w14:textId="5B2A9C72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Streamlined the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OTC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process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with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automation, reducing the cash conversion cycle by 20% and enhancing liquidity management</w:t>
      </w:r>
    </w:p>
    <w:p w14:paraId="00000021" w14:textId="0CC09869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Executed financial due diligence and reconciliation, achieving 85%+ accuracy in revenue recognition and reporting</w:t>
      </w:r>
    </w:p>
    <w:p w14:paraId="00000022" w14:textId="07650291" w:rsidR="008D0E6D" w:rsidRDefault="003D5A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Worked cross-functionally </w:t>
      </w:r>
      <w:r>
        <w:rPr>
          <w:rFonts w:ascii="Garamond" w:eastAsia="Garamond" w:hAnsi="Garamond" w:cs="Garamond"/>
          <w:color w:val="000000"/>
          <w:sz w:val="21"/>
          <w:szCs w:val="21"/>
        </w:rPr>
        <w:t>with finance teams to support monthly P&amp;L forecasting, variance analysis, and closing activities for the ANZ region</w:t>
      </w:r>
    </w:p>
    <w:p w14:paraId="00000023" w14:textId="77777777" w:rsidR="008D0E6D" w:rsidRPr="005C6175" w:rsidRDefault="008D0E6D">
      <w:pPr>
        <w:rPr>
          <w:rFonts w:ascii="Garamond" w:eastAsia="Garamond" w:hAnsi="Garamond" w:cs="Garamond"/>
          <w:sz w:val="16"/>
          <w:szCs w:val="16"/>
        </w:rPr>
      </w:pPr>
    </w:p>
    <w:p w14:paraId="00000024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5"/>
          <w:id w:val="-1125323776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PROJECTS</w:t>
      </w:r>
    </w:p>
    <w:p w14:paraId="648D0D07" w14:textId="77777777" w:rsidR="00814598" w:rsidRDefault="00814598" w:rsidP="00814598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NAUTILUS SOLAR ENERGY</w:t>
      </w:r>
    </w:p>
    <w:p w14:paraId="1239ABF9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Built project- and portfolio-level financial models for a 6-project, 35.4 MW Illinois solar portfolio, evaluating capital structure, DSCR, NPV, and levered IRR under post-ITC scenarios</w:t>
      </w:r>
    </w:p>
    <w:p w14:paraId="49872E8C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392739" w:author="Claude (tailored)" w:date="2026-10-29T22:43:16Z">
        <w:r w:rsidRPr="00814598">
          <w:rPr>
            <w:rFonts w:ascii="Garamond" w:eastAsia="Garamond" w:hAnsi="Garamond" w:cs="Garamond"/>
            <w:color w:val="000000"/>
            <w:sz w:val="21"/>
            <w:szCs w:val="21"/>
          </w:rPr>
          <w:delText>Analyzed senior debt, sustainability-linked loan, and green loan + ABS structures to assess financing alternatives, tax incentive impacts, and downside sensitivities.</w:delText>
        </w:r>
      </w:del>
      <w:ins w:id="230159" w:author="Claude (tailored)" w:date="2026-10-29T22:43:16Z">
        <w:r w:rsidRPr="00814598">
          <w:rPr>
            <w:rFonts w:ascii="Garamond" w:eastAsia="Garamond" w:hAnsi="Garamond" w:cs="Garamond"/>
            <w:color w:val="000000"/>
            <w:sz w:val="21"/>
            <w:szCs w:val="21"/>
          </w:rPr>
          <w:t xml:space="preserve">Evaluated senior debt, sustainability-linked loan, and green loan + ABS financing structures, tax incentive impacts, and downside sensitivities</w:t>
        </w:r>
      </w:ins>
    </w:p>
    <w:p w14:paraId="7A492E95" w14:textId="6263B5C2" w:rsidR="00814598" w:rsidRPr="00814598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Recommended a phased green loan + ABS strategy that reduced sponsor equity by $11.1M and improved levered IRR from 8.58% to 9.79%.</w:t>
      </w:r>
    </w:p>
    <w:p w14:paraId="00000025" w14:textId="0D867528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MODERN FINANCIAL ANALYSIS</w:t>
      </w:r>
    </w:p>
    <w:p w14:paraId="00000026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Valued J.M. Smucker using equity and enterprise value bridges, normalizing EBITDA &amp; deriving trading multiples using comps</w:t>
      </w:r>
    </w:p>
    <w:p w14:paraId="00000027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an SJM DCF model incorporating WACC, terminal value work, and sensitivity analysis matched against a sell-side model</w:t>
      </w:r>
    </w:p>
    <w:p w14:paraId="00000028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353072" w:author="Claude (tailored)" w:date="2026-10-29T22:43:16Z">
        <w:r w:rsidRPr="00593F66">
          <w:rPr>
            <w:rFonts w:ascii="Garamond" w:eastAsia="Garamond" w:hAnsi="Garamond" w:cs="Garamond"/>
            <w:color w:val="000000"/>
            <w:sz w:val="21"/>
            <w:szCs w:val="21"/>
          </w:rPr>
          <w:delText>Constructed LBO model for SJM, analyzed packaged food M&amp;A using Capital IQ assessing multiples, activity, returns metrics</w:delText>
        </w:r>
      </w:del>
      <w:ins w:id="414632" w:author="Claude (tailored)" w:date="2026-10-29T22:43:16Z">
        <w:r w:rsidRPr="00593F66">
          <w:rPr>
            <w:rFonts w:ascii="Garamond" w:eastAsia="Garamond" w:hAnsi="Garamond" w:cs="Garamond"/>
            <w:color w:val="000000"/>
            <w:sz w:val="21"/>
            <w:szCs w:val="21"/>
          </w:rPr>
          <w:t xml:space="preserve">Built LBO model for SJM and analyzed packaged-food precedent transactions in Capital IQ, assessing multiples and returns</w:t>
        </w:r>
      </w:ins>
    </w:p>
    <w:p w14:paraId="0000002D" w14:textId="77777777" w:rsidR="008D0E6D" w:rsidRPr="005C6175" w:rsidRDefault="002A116C">
      <w:pPr>
        <w:ind w:left="360"/>
        <w:rPr>
          <w:rFonts w:ascii="Garamond" w:eastAsia="Garamond" w:hAnsi="Garamond" w:cs="Garamond"/>
          <w:sz w:val="18"/>
          <w:szCs w:val="18"/>
        </w:rPr>
      </w:pPr>
    </w:p>
    <w:p w14:paraId="0000002E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ADDITIONAL</w:t>
      </w:r>
    </w:p>
    <w:p w14:paraId="0000002F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Technical:</w:t>
      </w:r>
      <w:r>
        <w:rPr>
          <w:rFonts w:ascii="Garamond" w:eastAsia="Garamond" w:hAnsi="Garamond" w:cs="Garamond"/>
          <w:sz w:val="21"/>
          <w:szCs w:val="21"/>
        </w:rPr>
        <w:t xml:space="preserve"> Excel, Tableau, Salesforce, Datorama, CRM Systems, SAP, PowerPoint, CRM</w:t>
      </w:r>
    </w:p>
    <w:p w14:paraId="00000030" w14:textId="673AE755" w:rsidR="008D0E6D" w:rsidRDefault="00000000">
      <w:pPr>
        <w:rPr>
          <w:rFonts w:ascii="Garamond" w:eastAsia="Garamond" w:hAnsi="Garamond" w:cs="Garamond"/>
          <w:sz w:val="21"/>
          <w:szCs w:val="21"/>
        </w:rPr>
      </w:pPr>
      <w:del w:id="131994" w:author="Claude (tailored)" w:date="2026-10-29T22:43:16Z">
        <w:r>
          <w:rPr>
            <w:rFonts w:ascii="Garamond" w:eastAsia="Garamond" w:hAnsi="Garamond" w:cs="Garamond"/>
            <w:b/>
            <w:bCs/>
            <w:sz w:val="21"/>
            <w:szCs w:val="21"/>
          </w:rPr>
          <w:delText>Finance: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Financial Modeling, Due Diligence, Market Analysis, Investment Research, Understanding of Financial Products, </w:delText>
        </w:r>
        <w:r w:rsidR="00507D8A">
          <w:rPr>
            <w:rFonts w:ascii="Garamond" w:eastAsia="Garamond" w:hAnsi="Garamond" w:cs="Garamond"/>
            <w:sz w:val="21"/>
            <w:szCs w:val="21"/>
          </w:rPr>
          <w:delText>Valuation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Analysis, Data Presentation,</w:delText>
        </w:r>
        <w:r w:rsidR="00507D8A">
          <w:rPr>
            <w:rFonts w:ascii="Garamond" w:eastAsia="Garamond" w:hAnsi="Garamond" w:cs="Garamond"/>
            <w:sz w:val="21"/>
            <w:szCs w:val="21"/>
          </w:rPr>
          <w:delText xml:space="preserve"> Project Finance, Financial Analysis, Renewable Energy Finance,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Bloomberg, S&amp;P Capital IQ</w:delText>
        </w:r>
      </w:del>
      <w:ins w:id="542310" w:author="Claude (tailored)" w:date="2026-10-29T22:43:16Z">
        <w:r>
          <w:rPr>
            <w:rFonts w:ascii="Garamond" w:eastAsia="Garamond" w:hAnsi="Garamond" w:cs="Garamond"/>
            <w:b/>
            <w:bCs/>
            <w:sz w:val="21"/>
            <w:szCs w:val="21"/>
          </w:rPr>
          <w:t xml:space="preserve">Finance: Financial Modeling, Valuation Analysis, Project Finance, Renewable Energy Finance, Due Diligence, Market Analysis, Investment Research, Financial Analysis, Data Presentation, Understanding of Financial Products, Bloomberg, S&amp;P Capital IQ</w:t>
        </w:r>
      </w:ins>
    </w:p>
    <w:p w14:paraId="00000031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Certifications:</w:t>
      </w:r>
      <w:r>
        <w:rPr>
          <w:rFonts w:ascii="Garamond" w:eastAsia="Garamond" w:hAnsi="Garamond" w:cs="Garamond"/>
          <w:sz w:val="21"/>
          <w:szCs w:val="21"/>
        </w:rPr>
        <w:t xml:space="preserve"> SAP, Datorama Admin, Tableau Data Analytics &amp; Visualization, Six Sigma Yellow Belt</w:t>
      </w:r>
    </w:p>
    <w:p w14:paraId="7581C266" w14:textId="465CDC84" w:rsidR="002A116C" w:rsidRDefault="00000000" w:rsidP="00EB2A9D">
      <w:pPr>
        <w:rPr>
          <w:rFonts w:ascii="Garamond" w:eastAsia="Garamond" w:hAnsi="Garamond" w:cs="Garamond"/>
          <w:sz w:val="21"/>
          <w:szCs w:val="21"/>
        </w:rPr>
      </w:pPr>
      <w:sdt>
        <w:sdtPr>
          <w:tag w:val="goog_rdk_16"/>
          <w:id w:val="-1286867424"/>
        </w:sdtPr>
        <w:sdtContent/>
      </w:sdt>
      <w:sdt>
        <w:sdtPr>
          <w:tag w:val="goog_rdk_17"/>
          <w:id w:val="-2083382462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Interests:</w:t>
      </w:r>
      <w:r>
        <w:rPr>
          <w:rFonts w:ascii="Garamond" w:eastAsia="Garamond" w:hAnsi="Garamond" w:cs="Garamond"/>
          <w:sz w:val="21"/>
          <w:szCs w:val="21"/>
        </w:rPr>
        <w:t xml:space="preserve"> Founded &amp; negotiated </w:t>
      </w:r>
      <w:sdt>
        <w:sdtPr>
          <w:tag w:val="goog_rdk_18"/>
          <w:id w:val="864193252"/>
        </w:sdtPr>
        <w:sdtContent/>
      </w:sdt>
      <w:r>
        <w:rPr>
          <w:rFonts w:ascii="Garamond" w:eastAsia="Garamond" w:hAnsi="Garamond" w:cs="Garamond"/>
          <w:sz w:val="21"/>
          <w:szCs w:val="21"/>
        </w:rPr>
        <w:t xml:space="preserve">INR 2.5M </w:t>
      </w:r>
      <w:r>
        <w:rPr>
          <w:rFonts w:ascii="Garamond" w:eastAsia="Garamond" w:hAnsi="Garamond" w:cs="Garamond"/>
          <w:sz w:val="21"/>
          <w:szCs w:val="21"/>
        </w:rPr>
        <w:t>sponsorship deal for record label, led execution lifecycle &amp; capital deploymen</w:t>
      </w:r>
      <w:sdt>
        <w:sdtPr>
          <w:tag w:val="goog_rdk_19"/>
          <w:id w:val="831320073"/>
        </w:sdtPr>
        <w:sdtContent/>
      </w:sdt>
      <w:r>
        <w:rPr>
          <w:rFonts w:ascii="Garamond" w:eastAsia="Garamond" w:hAnsi="Garamond" w:cs="Garamond"/>
          <w:sz w:val="21"/>
          <w:szCs w:val="21"/>
        </w:rPr>
        <w:t>t</w:t>
      </w:r>
    </w:p>
    <w:sectPr w:rsidR="002A116C" w:rsidSect="003D5A06">
      <w:pgSz w:w="12240" w:h="15840"/>
      <w:pgMar w:top="57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FB51CFD-40DD-455C-84D9-64F6672FB0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ABC6A3-6F75-4A94-87A4-457F910A5F5F}"/>
    <w:embedBold r:id="rId3" w:fontKey="{487AB89F-6877-4D27-A692-1C9E7E12FE5D}"/>
    <w:embedItalic r:id="rId4" w:fontKey="{6C09325F-1623-4D52-AAD0-92E969CEA1D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898EA06-2D46-4696-9642-560CACE6B98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2605A9A9-233E-4F5F-97C9-8F265D14A67B}"/>
    <w:embedBold r:id="rId7" w:fontKey="{FAC06927-7FDD-434A-8C45-B15D04463F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A116C"/>
    <w:rsid w:val="0034094B"/>
    <w:rsid w:val="003D5A06"/>
    <w:rsid w:val="003F746F"/>
    <w:rsid w:val="00436BB7"/>
    <w:rsid w:val="00507D8A"/>
    <w:rsid w:val="00560CE3"/>
    <w:rsid w:val="00593F66"/>
    <w:rsid w:val="005C6175"/>
    <w:rsid w:val="005D03CE"/>
    <w:rsid w:val="00814598"/>
    <w:rsid w:val="008D0E6D"/>
    <w:rsid w:val="00912FC4"/>
    <w:rsid w:val="009F58C1"/>
    <w:rsid w:val="00AA593F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3</cp:revision>
  <cp:lastPrinted>2026-02-01T17:07:00Z</cp:lastPrinted>
  <dcterms:created xsi:type="dcterms:W3CDTF">2026-06-24T06:41:00Z</dcterms:created>
  <dcterms:modified xsi:type="dcterms:W3CDTF">2026-06-24T06:53:00Z</dcterms:modified>
</cp:coreProperties>
</file>