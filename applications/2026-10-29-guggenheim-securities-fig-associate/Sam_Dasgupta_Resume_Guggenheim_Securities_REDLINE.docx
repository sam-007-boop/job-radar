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(STEM </w:t>
      </w:r>
      <w:proofErr w:type="gramStart"/>
      <w:r>
        <w:rPr>
          <w:rFonts w:ascii="Garamond" w:eastAsia="Garamond" w:hAnsi="Garamond" w:cs="Garamond"/>
          <w:sz w:val="21"/>
          <w:szCs w:val="21"/>
        </w:rPr>
        <w:t xml:space="preserve">Designation)   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proofErr w:type="gramStart"/>
      <w:r>
        <w:rPr>
          <w:rFonts w:ascii="Garamond" w:eastAsia="Garamond" w:hAnsi="Garamond" w:cs="Garamond"/>
          <w:b/>
          <w:bCs/>
          <w:sz w:val="21"/>
          <w:szCs w:val="21"/>
        </w:rPr>
        <w:t>B.Com</w:t>
      </w:r>
      <w:proofErr w:type="gramEnd"/>
      <w:r>
        <w:rPr>
          <w:rFonts w:ascii="Garamond" w:eastAsia="Garamond" w:hAnsi="Garamond" w:cs="Garamond"/>
          <w:b/>
          <w:bCs/>
          <w:sz w:val="21"/>
          <w:szCs w:val="21"/>
        </w:rPr>
        <w:t xml:space="preserve">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60125" w:author="Claude (tailored)" w:date="2026-10-29T22:45:18Z">
        <w:r>
          <w:rPr>
            <w:rFonts w:ascii="Garamond" w:eastAsia="Garamond" w:hAnsi="Garamond" w:cs="Garamond"/>
            <w:color w:val="000000"/>
            <w:sz w:val="21"/>
            <w:szCs w:val="21"/>
          </w:rPr>
          <w:delText>Prepared executive-level investment briefs integrating financial analysis, sector trends, and performance data to support senior leadership in capital allocation and strategic planning</w:delText>
        </w:r>
      </w:del>
      <w:ins w:id="99646" w:author="Claude (tailored)" w:date="2026-10-29T22:45:18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Prepared executive-level presentations integrating financial analysis, sector trends, and performance data to support senior leadership in capital allocation and strategic planning</w:t>
        </w:r>
      </w:ins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del w:id="829231" w:author="Claude (tailored)" w:date="2026-10-29T22:45:18Z">
        <w:r>
          <w:rPr>
            <w:rFonts w:ascii="Garamond" w:eastAsia="Garamond" w:hAnsi="Garamond" w:cs="Garamond"/>
            <w:color w:val="000000"/>
            <w:sz w:val="21"/>
            <w:szCs w:val="21"/>
          </w:rPr>
          <w:delText>Created data-driven pitch materials and AI powered analytical dashboards integrating predictive metrics and financial projections to support investment and funding decisions</w:delText>
        </w:r>
      </w:del>
      <w:ins w:id="888653" w:author="Claude (tailored)" w:date="2026-10-29T22:45:18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Created data-driven pitch materials and analytical dashboards integrating predictive metrics and financial projections to support investment and funding decisions</w:t>
        </w:r>
      </w:ins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Conducted variance and sensitivity </w:t>
      </w:r>
      <w:proofErr w:type="gramStart"/>
      <w:r>
        <w:rPr>
          <w:rFonts w:ascii="Garamond" w:eastAsia="Garamond" w:hAnsi="Garamond" w:cs="Garamond"/>
          <w:color w:val="000000"/>
          <w:sz w:val="21"/>
          <w:szCs w:val="21"/>
        </w:rPr>
        <w:t>analyses</w:t>
      </w:r>
      <w:proofErr w:type="gramEnd"/>
      <w:r>
        <w:rPr>
          <w:rFonts w:ascii="Garamond" w:eastAsia="Garamond" w:hAnsi="Garamond" w:cs="Garamond"/>
          <w:color w:val="000000"/>
          <w:sz w:val="21"/>
          <w:szCs w:val="21"/>
        </w:rPr>
        <w:t xml:space="preserve">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Worked cross-functionally 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00000025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963732" w:author="Claude (tailored)" w:date="2026-10-29T22:45:18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delText>Constructed LBO model for SJM, analyzed packaged food M&amp;A using Capital IQ assessing multiples, activity, returns metrics</w:delText>
        </w:r>
      </w:del>
      <w:ins w:id="478253" w:author="Claude (tailored)" w:date="2026-10-29T22:45:18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t xml:space="preserve">Built LBO model for SJM; analyzed packaged food precedent transactions in Capital IQ for multiples and returns</w:t>
        </w:r>
      </w:ins>
    </w:p>
    <w:p w14:paraId="00000029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FINANCIAL ACCOUNTING &amp; REPORTING DATA ANALYSIS</w:t>
      </w:r>
    </w:p>
    <w:p w14:paraId="0000002A" w14:textId="18DF9D5D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Analyzed financial statements and disclosures to assess performance and earnings quality across firms and peers</w:t>
      </w:r>
    </w:p>
    <w:p w14:paraId="0000002B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Prepared core financial statements from underlying transactions and assessed impacts on profitability, cash flow, and key ratios</w:t>
      </w:r>
    </w:p>
    <w:p w14:paraId="0000002C" w14:textId="3B37B55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Performed ratio and accounting analysis using firm</w:t>
      </w:r>
      <w:r w:rsidR="009F58C1" w:rsidRPr="00593F66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593F66">
        <w:rPr>
          <w:rFonts w:ascii="Garamond" w:eastAsia="Garamond" w:hAnsi="Garamond" w:cs="Garamond"/>
          <w:color w:val="000000"/>
          <w:sz w:val="21"/>
          <w:szCs w:val="21"/>
        </w:rPr>
        <w:t>and industry-level metrics to support investment decision-making</w:t>
      </w:r>
    </w:p>
    <w:p w14:paraId="0000002D" w14:textId="77777777" w:rsidR="008D0E6D" w:rsidRPr="005C6175" w:rsidRDefault="008D0E6D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118418BB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  <w:r w:rsidR="007E265D">
        <w:rPr>
          <w:rFonts w:ascii="Garamond" w:eastAsia="Garamond" w:hAnsi="Garamond" w:cs="Garamond"/>
          <w:sz w:val="21"/>
          <w:szCs w:val="21"/>
        </w:rPr>
        <w:t>, Python</w:t>
      </w:r>
    </w:p>
    <w:p w14:paraId="00000030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del w:id="973858" w:author="Claude (tailored)" w:date="2026-10-29T22:45:18Z">
        <w:r>
          <w:rPr>
            <w:rFonts w:ascii="Garamond" w:eastAsia="Garamond" w:hAnsi="Garamond" w:cs="Garamond"/>
            <w:b/>
            <w:bCs/>
            <w:sz w:val="21"/>
            <w:szCs w:val="21"/>
          </w:rPr>
          <w:delText>Finance: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Financial Modeling, Due Diligence, Market Analysis, Investment Research, Understanding of Financial Products, Financial Analysis &amp; Research, Data Presentation, Corporate Finance, Bloomberg, S&amp;P Capital IQ</w:delText>
        </w:r>
      </w:del>
      <w:ins w:id="619258" w:author="Claude (tailored)" w:date="2026-10-29T22:45:18Z">
        <w:r>
          <w:rPr>
            <w:rFonts w:ascii="Garamond" w:eastAsia="Garamond" w:hAnsi="Garamond" w:cs="Garamond"/>
            <w:b/>
            <w:bCs/>
            <w:sz w:val="21"/>
            <w:szCs w:val="21"/>
          </w:rPr>
          <w:t xml:space="preserve">Finance: Financial Modeling, Corporate Finance, Due Diligence, Financial Analysis &amp; Research, Market Analysis, Bloomberg, S&amp;P Capital IQ, Investment Research, Understanding of Financial Products, Data Presentation</w:t>
        </w:r>
      </w:ins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>INR 2.5M 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2B5BDE-7779-4442-B3BD-92DB225580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FD4711-08A5-4FA7-8D7E-627146DE7110}"/>
    <w:embedBold r:id="rId3" w:fontKey="{5F287FE2-B111-43BB-A61C-1DF122AE5036}"/>
    <w:embedItalic r:id="rId4" w:fontKey="{0C3B5143-E64B-48EB-A1F9-01EDD3D5DC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EE2F33C-507A-4063-B803-9C81673E714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18AC62C7-462D-4D75-9FD2-53DDF65E516F}"/>
    <w:embedBold r:id="rId7" w:fontKey="{7F69F67C-A0F5-4997-B235-CDFAD86AB1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826D8"/>
    <w:rsid w:val="002A116C"/>
    <w:rsid w:val="0034094B"/>
    <w:rsid w:val="003D5A06"/>
    <w:rsid w:val="003F746F"/>
    <w:rsid w:val="00436BB7"/>
    <w:rsid w:val="00560CE3"/>
    <w:rsid w:val="00593F66"/>
    <w:rsid w:val="005C6175"/>
    <w:rsid w:val="00730D36"/>
    <w:rsid w:val="007E265D"/>
    <w:rsid w:val="008D0E6D"/>
    <w:rsid w:val="009F58C1"/>
    <w:rsid w:val="00AA593F"/>
    <w:rsid w:val="00DF45D0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9</cp:revision>
  <cp:lastPrinted>2026-07-08T09:54:00Z</cp:lastPrinted>
  <dcterms:created xsi:type="dcterms:W3CDTF">2025-12-16T22:24:00Z</dcterms:created>
  <dcterms:modified xsi:type="dcterms:W3CDTF">2026-10-29T21:58:00Z</dcterms:modified>
</cp:coreProperties>
</file>