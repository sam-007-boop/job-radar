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/>
      </w:sdt>
      <w:sdt>
        <w:sdtPr>
          <w:tag w:val="goog_rdk_5"/>
          <w:id w:val="1498575612"/>
        </w:sdtPr>
        <w:sdtContent/>
      </w:sdt>
      <w:r>
        <w:rPr>
          <w:rFonts w:ascii="Garamond" w:eastAsia="Garamond" w:hAnsi="Garamond" w:cs="Garamond"/>
          <w:sz w:val="21"/>
          <w:szCs w:val="21"/>
        </w:rPr>
        <w:t>(STEM Designation)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B.Com,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financial models to evaluate $10M in capital deployment strategies, quantifying ROI and optimizing returns</w:t>
      </w:r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68646" w:author="Claude (tailored)" w:date="2026-10-29T22:43:12Z">
        <w:r>
          <w:rPr>
            <w:rFonts w:ascii="Garamond" w:eastAsia="Garamond" w:hAnsi="Garamond" w:cs="Garamond"/>
            <w:color w:val="000000"/>
            <w:sz w:val="21"/>
            <w:szCs w:val="21"/>
          </w:rPr>
          <w:delText>Prepared executive-level investment briefs integrating financial analysis, sector trends, and performance data to support senior leadership in capital allocation and strategic planning</w:delText>
        </w:r>
      </w:del>
      <w:ins w:id="6958" w:author="Claude (tailored)" w:date="2026-10-29T22:43:12Z">
        <w:r>
          <w:rPr>
            <w:rFonts w:ascii="Garamond" w:eastAsia="Garamond" w:hAnsi="Garamond" w:cs="Garamond"/>
            <w:color w:val="000000"/>
            <w:sz w:val="21"/>
            <w:szCs w:val="21"/>
          </w:rPr>
          <w:t xml:space="preserve">Prepared executive-level reports integrating financial analysis, sector trends, and performance data to support senior leadership in capital allocation and strategic planning</w:t>
        </w:r>
      </w:ins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del w:id="981600" w:author="Claude (tailored)" w:date="2026-10-29T22:43:12Z">
        <w:r>
          <w:rPr>
            <w:rFonts w:ascii="Garamond" w:eastAsia="Garamond" w:hAnsi="Garamond" w:cs="Garamond"/>
            <w:color w:val="000000"/>
            <w:sz w:val="21"/>
            <w:szCs w:val="21"/>
          </w:rPr>
          <w:delText>Forecast and developed models and scenario analyses to evaluate capital allocation, improved capital efficiency by 15%</w:delText>
        </w:r>
      </w:del>
      <w:ins w:id="269449" w:author="Claude (tailored)" w:date="2026-10-29T22:43:12Z">
        <w:r>
          <w:rPr>
            <w:rFonts w:ascii="Garamond" w:eastAsia="Garamond" w:hAnsi="Garamond" w:cs="Garamond"/>
            <w:color w:val="000000"/>
            <w:sz w:val="21"/>
            <w:szCs w:val="21"/>
          </w:rPr>
          <w:t xml:space="preserve">Built forecasting models and scenario analyses to evaluate capital allocation, improving capital efficiency by 15%</w:t>
        </w:r>
      </w:ins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del w:id="750721" w:author="Claude (tailored)" w:date="2026-10-29T22:43:12Z">
        <w:r>
          <w:rPr>
            <w:rFonts w:ascii="Garamond" w:eastAsia="Garamond" w:hAnsi="Garamond" w:cs="Garamond"/>
            <w:color w:val="000000"/>
            <w:sz w:val="21"/>
            <w:szCs w:val="21"/>
          </w:rPr>
          <w:delText>Created data-driven pitch materials and AI powered analytical dashboards integrating predictive metrics and financial projections to support investment and funding decisions</w:delText>
        </w:r>
      </w:del>
      <w:ins w:id="980734" w:author="Claude (tailored)" w:date="2026-10-29T22:43:12Z">
        <w:r>
          <w:rPr>
            <w:rFonts w:ascii="Garamond" w:eastAsia="Garamond" w:hAnsi="Garamond" w:cs="Garamond"/>
            <w:color w:val="000000"/>
            <w:sz w:val="21"/>
            <w:szCs w:val="21"/>
          </w:rPr>
          <w:t xml:space="preserve">Built AI-powered analytical dashboards integrating predictive metrics and financial projections to support leadership investment and funding decisions</w:t>
        </w:r>
      </w:ins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del w:id="755536" w:author="Claude (tailored)" w:date="2026-10-29T22:43:12Z">
        <w:r>
          <w:rPr>
            <w:rFonts w:ascii="Garamond" w:eastAsia="Garamond" w:hAnsi="Garamond" w:cs="Garamond"/>
            <w:color w:val="000000"/>
            <w:sz w:val="21"/>
            <w:szCs w:val="21"/>
          </w:rPr>
          <w:delText>Conducted variance and sensitivity analyses on budget reallocation strategies to optimize resource deployment, enhance operating leverage, and strengthen financial planning</w:delText>
        </w:r>
      </w:del>
      <w:ins w:id="662344" w:author="Claude (tailored)" w:date="2026-10-29T22:43:12Z">
        <w:r>
          <w:rPr>
            <w:rFonts w:ascii="Garamond" w:eastAsia="Garamond" w:hAnsi="Garamond" w:cs="Garamond"/>
            <w:color w:val="000000"/>
            <w:sz w:val="21"/>
            <w:szCs w:val="21"/>
          </w:rPr>
          <w:t xml:space="preserve">Ran variance and sensitivity analyses on budget reallocation to optimize resource deployment and strengthen financial planning and budgeting</w:t>
        </w:r>
      </w:ins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997684" w:author="Claude (tailored)" w:date="2026-10-29T22:43:12Z">
        <w:r>
          <w:rPr>
            <w:rFonts w:ascii="Garamond" w:eastAsia="Garamond" w:hAnsi="Garamond" w:cs="Garamond"/>
            <w:color w:val="000000"/>
            <w:sz w:val="21"/>
            <w:szCs w:val="21"/>
          </w:rPr>
          <w:delText xml:space="preserve">Worked cross-functionally </w:delText>
        </w:r>
        <w:r>
          <w:rPr>
            <w:rFonts w:ascii="Garamond" w:eastAsia="Garamond" w:hAnsi="Garamond" w:cs="Garamond"/>
            <w:color w:val="000000"/>
            <w:sz w:val="21"/>
            <w:szCs w:val="21"/>
          </w:rPr>
          <w:delText>with finance teams to support monthly P&amp;L forecasting, variance analysis, and closing activities for the ANZ region</w:delText>
        </w:r>
      </w:del>
      <w:ins w:id="422116" w:author="Claude (tailored)" w:date="2026-10-29T22:43:12Z">
        <w:r>
          <w:rPr>
            <w:rFonts w:ascii="Garamond" w:eastAsia="Garamond" w:hAnsi="Garamond" w:cs="Garamond"/>
            <w:color w:val="000000"/>
            <w:sz w:val="21"/>
            <w:szCs w:val="21"/>
          </w:rPr>
          <w:t xml:space="preserve">Partnered with business finance teams on monthly P&amp;L forecasting, variance analysis, and closing activities for the ANZ region</w:t>
        </w:r>
      </w:ins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648D0D07" w14:textId="77777777" w:rsidR="00814598" w:rsidRDefault="00814598" w:rsidP="00814598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NAUTILUS SOLAR ENERGY</w:t>
      </w:r>
    </w:p>
    <w:p w14:paraId="1239ABF9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Built project- and portfolio-level financial models for a 6-project, 35.4 MW Illinois solar portfolio, evaluating capital structure, DSCR, NPV, and levered IRR under post-ITC scenarios</w:t>
      </w:r>
    </w:p>
    <w:p w14:paraId="49872E8C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Analyzed senior debt, sustainability-linked loan, and green loan + ABS structures to assess financing alternatives, tax incentive impacts, and downside sensitivities.</w:t>
      </w:r>
    </w:p>
    <w:p w14:paraId="7A492E95" w14:textId="6263B5C2" w:rsidR="00814598" w:rsidRPr="00814598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Recommended a phased green loan + ABS strategy that reduced sponsor equity by $11.1M and improved levered IRR from 8.58% to 9.79%.</w:t>
      </w:r>
    </w:p>
    <w:p w14:paraId="00000025" w14:textId="0D867528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Constructed LBO model for SJM, analyzed packaged food M&amp;A using Capital IQ assessing multiples, activity, returns metrics</w:t>
      </w:r>
    </w:p>
    <w:p w14:paraId="0000002D" w14:textId="77777777" w:rsidR="008D0E6D" w:rsidRPr="005C6175" w:rsidRDefault="002A116C">
      <w:pPr>
        <w:ind w:left="360"/>
        <w:rPr>
          <w:rFonts w:ascii="Garamond" w:eastAsia="Garamond" w:hAnsi="Garamond" w:cs="Garamond"/>
          <w:sz w:val="18"/>
          <w:szCs w:val="18"/>
        </w:rPr>
      </w:pP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</w:p>
    <w:p w14:paraId="00000030" w14:textId="673AE755" w:rsidR="008D0E6D" w:rsidRDefault="00000000">
      <w:pPr>
        <w:rPr>
          <w:rFonts w:ascii="Garamond" w:eastAsia="Garamond" w:hAnsi="Garamond" w:cs="Garamond"/>
          <w:sz w:val="21"/>
          <w:szCs w:val="21"/>
        </w:rPr>
      </w:pPr>
      <w:del w:id="632214" w:author="Claude (tailored)" w:date="2026-10-29T22:43:12Z">
        <w:r>
          <w:rPr>
            <w:rFonts w:ascii="Garamond" w:eastAsia="Garamond" w:hAnsi="Garamond" w:cs="Garamond"/>
            <w:b/>
            <w:bCs/>
            <w:sz w:val="21"/>
            <w:szCs w:val="21"/>
          </w:rPr>
          <w:delText>Finance: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Financial Modeling, Due Diligence, Market Analysis, Investment Research, Understanding of Financial Products, </w:delText>
        </w:r>
        <w:r w:rsidR="00507D8A">
          <w:rPr>
            <w:rFonts w:ascii="Garamond" w:eastAsia="Garamond" w:hAnsi="Garamond" w:cs="Garamond"/>
            <w:sz w:val="21"/>
            <w:szCs w:val="21"/>
          </w:rPr>
          <w:delText>Valuation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Analysis, Data Presentation,</w:delText>
        </w:r>
        <w:r w:rsidR="00507D8A">
          <w:rPr>
            <w:rFonts w:ascii="Garamond" w:eastAsia="Garamond" w:hAnsi="Garamond" w:cs="Garamond"/>
            <w:sz w:val="21"/>
            <w:szCs w:val="21"/>
          </w:rPr>
          <w:delText xml:space="preserve"> Project Finance, Financial Analysis, Renewable Energy Finance,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Bloomberg, S&amp;P Capital IQ</w:delText>
        </w:r>
      </w:del>
      <w:ins w:id="865376" w:author="Claude (tailored)" w:date="2026-10-29T22:43:12Z">
        <w:r>
          <w:rPr>
            <w:rFonts w:ascii="Garamond" w:eastAsia="Garamond" w:hAnsi="Garamond" w:cs="Garamond"/>
            <w:b/>
            <w:bCs/>
            <w:sz w:val="21"/>
            <w:szCs w:val="21"/>
          </w:rPr>
          <w:t xml:space="preserve">Finance: Financial Modeling, Financial Analysis, Data Presentation, Project Finance, Renewable Energy Finance, Valuation Analysis, Due Diligence, Market Analysis, Investment Research, Understanding of Financial Products, Bloomberg, S&amp;P Capital IQ</w:t>
        </w:r>
      </w:ins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/>
      </w:sdt>
      <w:r>
        <w:rPr>
          <w:rFonts w:ascii="Garamond" w:eastAsia="Garamond" w:hAnsi="Garamond" w:cs="Garamond"/>
          <w:sz w:val="21"/>
          <w:szCs w:val="21"/>
        </w:rPr>
        <w:t xml:space="preserve">INR 2.5M </w:t>
      </w:r>
      <w:r>
        <w:rPr>
          <w:rFonts w:ascii="Garamond" w:eastAsia="Garamond" w:hAnsi="Garamond" w:cs="Garamond"/>
          <w:sz w:val="21"/>
          <w:szCs w:val="21"/>
        </w:rPr>
        <w:t>sponsorship deal for record label, led execution lifecycle &amp; capital deploymen</w:t>
      </w:r>
      <w:sdt>
        <w:sdtPr>
          <w:tag w:val="goog_rdk_19"/>
          <w:id w:val="831320073"/>
        </w:sdtPr>
        <w:sdtContent/>
      </w:sdt>
      <w:r>
        <w:rPr>
          <w:rFonts w:ascii="Garamond" w:eastAsia="Garamond" w:hAnsi="Garamond" w:cs="Garamond"/>
          <w:sz w:val="21"/>
          <w:szCs w:val="21"/>
        </w:rPr>
        <w:t>t</w:t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B51CFD-40DD-455C-84D9-64F6672FB0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ABC6A3-6F75-4A94-87A4-457F910A5F5F}"/>
    <w:embedBold r:id="rId3" w:fontKey="{487AB89F-6877-4D27-A692-1C9E7E12FE5D}"/>
    <w:embedItalic r:id="rId4" w:fontKey="{6C09325F-1623-4D52-AAD0-92E969CEA1D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898EA06-2D46-4696-9642-560CACE6B98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2605A9A9-233E-4F5F-97C9-8F265D14A67B}"/>
    <w:embedBold r:id="rId7" w:fontKey="{FAC06927-7FDD-434A-8C45-B15D04463F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A116C"/>
    <w:rsid w:val="0034094B"/>
    <w:rsid w:val="003D5A06"/>
    <w:rsid w:val="003F746F"/>
    <w:rsid w:val="00436BB7"/>
    <w:rsid w:val="00507D8A"/>
    <w:rsid w:val="00560CE3"/>
    <w:rsid w:val="00593F66"/>
    <w:rsid w:val="005C6175"/>
    <w:rsid w:val="005D03CE"/>
    <w:rsid w:val="00814598"/>
    <w:rsid w:val="008D0E6D"/>
    <w:rsid w:val="00912FC4"/>
    <w:rsid w:val="009F58C1"/>
    <w:rsid w:val="00AA593F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3</cp:revision>
  <cp:lastPrinted>2026-02-01T17:07:00Z</cp:lastPrinted>
  <dcterms:created xsi:type="dcterms:W3CDTF">2026-06-24T06:41:00Z</dcterms:created>
  <dcterms:modified xsi:type="dcterms:W3CDTF">2026-06-24T06:53:00Z</dcterms:modified>
</cp:coreProperties>
</file>